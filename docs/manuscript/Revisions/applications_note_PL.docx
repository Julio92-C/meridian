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110A5" w14:textId="77777777" w:rsidR="00E11334" w:rsidRDefault="00000000" w:rsidP="006D47D5">
      <w:pPr>
        <w:pStyle w:val="Heading1"/>
        <w:jc w:val="both"/>
      </w:pPr>
      <w:bookmarkStart w:id="0" w:name="X84d9e160d30b1cd211371155645e81ef50bd748"/>
      <w:commentRangeStart w:id="1"/>
      <w:r>
        <w:t>MERIDIAN</w:t>
      </w:r>
      <w:commentRangeEnd w:id="1"/>
      <w:r w:rsidR="00116B45">
        <w:rPr>
          <w:rStyle w:val="CommentReference"/>
          <w:sz w:val="40"/>
          <w:szCs w:val="40"/>
        </w:rPr>
        <w:commentReference w:id="1"/>
      </w:r>
      <w:r>
        <w:t>: a config-driven R workflow for long-read shotgun metagenomics analysis</w:t>
      </w:r>
    </w:p>
    <w:p w14:paraId="55286C19" w14:textId="77777777" w:rsidR="00E11334" w:rsidRDefault="00000000">
      <w:pPr>
        <w:pStyle w:val="FirstParagraph"/>
      </w:pPr>
      <w:r>
        <w:rPr>
          <w:b/>
          <w:bCs/>
        </w:rPr>
        <w:t>Authors / Affiliations</w:t>
      </w:r>
    </w:p>
    <w:p w14:paraId="0AC7D2FA" w14:textId="042C8642" w:rsidR="00E11334" w:rsidRPr="009B5D9F" w:rsidRDefault="00000000" w:rsidP="006D47D5">
      <w:pPr>
        <w:pStyle w:val="BodyText"/>
        <w:jc w:val="both"/>
      </w:pPr>
      <w:r w:rsidRPr="009B5D9F">
        <w:t>Julio C. Ortega Cambara</w:t>
      </w:r>
      <w:r w:rsidRPr="009B5D9F">
        <w:rPr>
          <w:vertAlign w:val="superscript"/>
        </w:rPr>
        <w:t>1</w:t>
      </w:r>
      <w:r w:rsidRPr="009B5D9F">
        <w:t xml:space="preserve">, </w:t>
      </w:r>
      <w:r w:rsidR="006D47D5" w:rsidRPr="009B5D9F">
        <w:t>Piotr Cuber</w:t>
      </w:r>
      <w:r w:rsidR="006D47D5" w:rsidRPr="009B5D9F">
        <w:rPr>
          <w:vertAlign w:val="superscript"/>
        </w:rPr>
        <w:t xml:space="preserve">4 </w:t>
      </w:r>
      <w:r w:rsidR="006D47D5" w:rsidRPr="009B5D9F">
        <w:t xml:space="preserve">, </w:t>
      </w:r>
      <w:commentRangeStart w:id="2"/>
      <w:r w:rsidR="006D47D5" w:rsidRPr="009B5D9F">
        <w:t>Pedro Humberto Lebre</w:t>
      </w:r>
      <w:r w:rsidR="006D47D5" w:rsidRPr="009B5D9F">
        <w:rPr>
          <w:vertAlign w:val="superscript"/>
        </w:rPr>
        <w:t>1</w:t>
      </w:r>
      <w:commentRangeEnd w:id="2"/>
      <w:r w:rsidR="00116B45" w:rsidRPr="009B5D9F">
        <w:rPr>
          <w:rStyle w:val="CommentReference"/>
          <w:sz w:val="24"/>
          <w:szCs w:val="24"/>
        </w:rPr>
        <w:commentReference w:id="2"/>
      </w:r>
      <w:r w:rsidR="006D47D5" w:rsidRPr="009B5D9F">
        <w:t xml:space="preserve">, </w:t>
      </w:r>
      <w:r w:rsidRPr="009B5D9F">
        <w:t>Raju Misra</w:t>
      </w:r>
      <w:r w:rsidRPr="009B5D9F">
        <w:rPr>
          <w:vertAlign w:val="superscript"/>
        </w:rPr>
        <w:t>2</w:t>
      </w:r>
      <w:r w:rsidRPr="009B5D9F">
        <w:t>, Timothy D. McHugh</w:t>
      </w:r>
      <w:r w:rsidRPr="009B5D9F">
        <w:rPr>
          <w:vertAlign w:val="superscript"/>
        </w:rPr>
        <w:t>3</w:t>
      </w:r>
      <w:r w:rsidRPr="009B5D9F">
        <w:t>, Sylvia Rofael</w:t>
      </w:r>
      <w:r w:rsidRPr="009B5D9F">
        <w:rPr>
          <w:vertAlign w:val="superscript"/>
        </w:rPr>
        <w:t>3</w:t>
      </w:r>
      <w:r w:rsidRPr="009B5D9F">
        <w:t>, David Lowe</w:t>
      </w:r>
      <w:r w:rsidRPr="009B5D9F">
        <w:rPr>
          <w:vertAlign w:val="superscript"/>
        </w:rPr>
        <w:t>3</w:t>
      </w:r>
      <w:r w:rsidRPr="009B5D9F">
        <w:t xml:space="preserve">, </w:t>
      </w:r>
      <w:r w:rsidR="006D47D5" w:rsidRPr="009B5D9F">
        <w:t>Hermine Mkrtchyan</w:t>
      </w:r>
      <w:r w:rsidR="006D47D5" w:rsidRPr="009B5D9F">
        <w:rPr>
          <w:vertAlign w:val="superscript"/>
        </w:rPr>
        <w:t>1*</w:t>
      </w:r>
    </w:p>
    <w:p w14:paraId="2EF576C5" w14:textId="690B2F9C" w:rsidR="00E11334" w:rsidRDefault="00000000" w:rsidP="006D47D5">
      <w:pPr>
        <w:pStyle w:val="BodyText"/>
        <w:jc w:val="both"/>
      </w:pPr>
      <w:r w:rsidRPr="006D47D5">
        <w:rPr>
          <w:vertAlign w:val="superscript"/>
        </w:rPr>
        <w:t>1</w:t>
      </w:r>
      <w:r>
        <w:t>School of Biomedical Science, University of West London, London, United Kingdom</w:t>
      </w:r>
      <w:r w:rsidR="006D47D5">
        <w:t>,</w:t>
      </w:r>
      <w:r>
        <w:t xml:space="preserve"> </w:t>
      </w:r>
      <w:r w:rsidRPr="006D47D5">
        <w:rPr>
          <w:vertAlign w:val="superscript"/>
        </w:rPr>
        <w:t>2</w:t>
      </w:r>
      <w:r>
        <w:t>UK Health Security Agency, London, United Kingdom</w:t>
      </w:r>
      <w:r w:rsidR="006D47D5">
        <w:t>,</w:t>
      </w:r>
      <w:r>
        <w:t xml:space="preserve"> </w:t>
      </w:r>
      <w:r w:rsidRPr="006D47D5">
        <w:rPr>
          <w:vertAlign w:val="superscript"/>
        </w:rPr>
        <w:t>3</w:t>
      </w:r>
      <w:r>
        <w:t>Centre for Clinical Microbiology, University College London, London, United Kingdom</w:t>
      </w:r>
      <w:r w:rsidR="006D47D5">
        <w:t>,</w:t>
      </w:r>
      <w:r>
        <w:t xml:space="preserve"> </w:t>
      </w:r>
      <w:r w:rsidRPr="006D47D5">
        <w:rPr>
          <w:vertAlign w:val="superscript"/>
        </w:rPr>
        <w:t>4</w:t>
      </w:r>
      <w:r>
        <w:t>Natural History Museum, London, United Kingdom</w:t>
      </w:r>
    </w:p>
    <w:p w14:paraId="19DA3504" w14:textId="77777777" w:rsidR="00E11334" w:rsidRDefault="00000000">
      <w:pPr>
        <w:pStyle w:val="BodyText"/>
      </w:pPr>
      <w:r>
        <w:t xml:space="preserve">*Correspondence: Hermine Mkrtchyan — </w:t>
      </w:r>
      <w:hyperlink r:id="rId9">
        <w:r w:rsidR="00E11334">
          <w:rPr>
            <w:rStyle w:val="Hyperlink"/>
          </w:rPr>
          <w:t>Hermine.Mkrtchyan@uwl.ac.uk</w:t>
        </w:r>
      </w:hyperlink>
    </w:p>
    <w:p w14:paraId="63309EF0" w14:textId="77777777" w:rsidR="00E11334" w:rsidRDefault="00000000">
      <w:pPr>
        <w:pStyle w:val="BodyText"/>
      </w:pPr>
      <w:r>
        <w:t>{{TODO: ORCIDs for all authors}}</w:t>
      </w:r>
    </w:p>
    <w:p w14:paraId="5B4E37C6" w14:textId="77777777" w:rsidR="00E11334" w:rsidRDefault="00892569">
      <w:r>
        <w:rPr>
          <w:noProof/>
        </w:rPr>
      </w:r>
      <w:r>
        <w:pict w14:anchorId="367B80DD">
          <v:rect id="Horizontal Line 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2BE97EB" w14:textId="77777777" w:rsidR="00E11334" w:rsidRDefault="00000000">
      <w:pPr>
        <w:pStyle w:val="Heading2"/>
      </w:pPr>
      <w:bookmarkStart w:id="3" w:name="abstract"/>
      <w:r>
        <w:t>Abstract</w:t>
      </w:r>
    </w:p>
    <w:p w14:paraId="44D70F47" w14:textId="41962DAF" w:rsidR="00E11334" w:rsidRDefault="00000000" w:rsidP="004C3A3C">
      <w:pPr>
        <w:pStyle w:val="FirstParagraph"/>
        <w:jc w:val="both"/>
      </w:pPr>
      <w:r>
        <w:rPr>
          <w:b/>
          <w:bCs/>
        </w:rPr>
        <w:t>Motivation.</w:t>
      </w:r>
      <w:r>
        <w:t xml:space="preserve"> Long-read shotgun metagenomics studies </w:t>
      </w:r>
      <w:del w:id="4" w:author="Pedro Lebre" w:date="2026-07-23T13:04:00Z" w16du:dateUtc="2026-07-23T12:04:00Z">
        <w:r w:rsidDel="00116B45">
          <w:delText xml:space="preserve">are </w:delText>
        </w:r>
      </w:del>
      <w:r>
        <w:t xml:space="preserve">typically </w:t>
      </w:r>
      <w:del w:id="5" w:author="Pedro Lebre" w:date="2026-07-23T13:05:00Z" w16du:dateUtc="2026-07-23T12:05:00Z">
        <w:r w:rsidDel="00116B45">
          <w:delText>analysed by hand-editing dozens of</w:delText>
        </w:r>
      </w:del>
      <w:ins w:id="6" w:author="Pedro Lebre" w:date="2026-07-23T13:05:00Z" w16du:dateUtc="2026-07-23T12:05:00Z">
        <w:r w:rsidR="00116B45">
          <w:t xml:space="preserve">use several manually-built </w:t>
        </w:r>
      </w:ins>
      <w:del w:id="7" w:author="Pedro Lebre" w:date="2026-07-23T13:06:00Z" w16du:dateUtc="2026-07-23T12:06:00Z">
        <w:r w:rsidDel="00116B45">
          <w:delText xml:space="preserve"> </w:delText>
        </w:r>
      </w:del>
      <w:r>
        <w:t>R scripts</w:t>
      </w:r>
      <w:del w:id="8" w:author="Pedro Lebre" w:date="2026-07-23T13:06:00Z" w16du:dateUtc="2026-07-23T12:06:00Z">
        <w:r w:rsidDel="00116B45">
          <w:delText xml:space="preserve"> </w:delText>
        </w:r>
      </w:del>
      <w:ins w:id="9" w:author="Pedro Lebre" w:date="2026-07-23T13:06:00Z" w16du:dateUtc="2026-07-23T12:06:00Z">
        <w:r w:rsidR="00116B45">
          <w:t xml:space="preserve"> that are not easily integrated together</w:t>
        </w:r>
      </w:ins>
      <w:ins w:id="10" w:author="Pedro Lebre" w:date="2026-07-23T13:07:00Z" w16du:dateUtc="2026-07-23T12:07:00Z">
        <w:r w:rsidR="00116B45">
          <w:t xml:space="preserve"> into a cohesive workflow</w:t>
        </w:r>
      </w:ins>
      <w:ins w:id="11" w:author="Pedro Lebre" w:date="2026-07-23T13:11:00Z" w16du:dateUtc="2026-07-23T12:11:00Z">
        <w:r w:rsidR="00116B45">
          <w:t xml:space="preserve">, or rely on </w:t>
        </w:r>
      </w:ins>
      <w:ins w:id="12" w:author="Pedro Lebre" w:date="2026-07-23T13:12:00Z" w16du:dateUtc="2026-07-23T12:12:00Z">
        <w:r w:rsidR="00116B45">
          <w:t xml:space="preserve">resource-heavy pipelines that require access to an </w:t>
        </w:r>
      </w:ins>
      <w:ins w:id="13" w:author="Pedro Lebre" w:date="2026-07-23T13:11:00Z" w16du:dateUtc="2026-07-23T12:11:00Z">
        <w:r w:rsidR="00116B45">
          <w:t>HPC</w:t>
        </w:r>
      </w:ins>
      <w:ins w:id="14" w:author="Pedro Lebre" w:date="2026-07-23T13:06:00Z" w16du:dateUtc="2026-07-23T12:06:00Z">
        <w:r w:rsidR="00116B45">
          <w:t xml:space="preserve">. </w:t>
        </w:r>
      </w:ins>
      <w:ins w:id="15" w:author="Pedro Lebre" w:date="2026-07-23T13:07:00Z" w16du:dateUtc="2026-07-23T12:07:00Z">
        <w:r w:rsidR="00116B45">
          <w:t xml:space="preserve">Additionally. </w:t>
        </w:r>
      </w:ins>
      <w:del w:id="16" w:author="Pedro Lebre" w:date="2026-07-23T13:06:00Z" w16du:dateUtc="2026-07-23T12:06:00Z">
        <w:r w:rsidDel="00116B45">
          <w:delText xml:space="preserve">per project — </w:delText>
        </w:r>
      </w:del>
      <w:del w:id="17" w:author="Pedro Lebre" w:date="2026-07-23T13:07:00Z" w16du:dateUtc="2026-07-23T12:07:00Z">
        <w:r w:rsidDel="00116B45">
          <w:delText xml:space="preserve">pasting sample identifiers, patching taxonomy strings and copying chunks between studies. </w:delText>
        </w:r>
      </w:del>
      <w:ins w:id="18" w:author="Pedro Lebre" w:date="2026-07-23T13:07:00Z" w16du:dateUtc="2026-07-23T12:07:00Z">
        <w:r w:rsidR="00116B45">
          <w:t>e</w:t>
        </w:r>
      </w:ins>
      <w:del w:id="19" w:author="Pedro Lebre" w:date="2026-07-23T13:07:00Z" w16du:dateUtc="2026-07-23T12:07:00Z">
        <w:r w:rsidDel="00116B45">
          <w:delText>E</w:delText>
        </w:r>
      </w:del>
      <w:r>
        <w:t xml:space="preserve">xisting R workflows largely target short-read amplicon data or a single analysis (e.g. resistome risk scoring), leaving long-read shotgun studies </w:t>
      </w:r>
      <w:del w:id="20" w:author="Pedro Lebre" w:date="2026-07-23T13:08:00Z" w16du:dateUtc="2026-07-23T12:08:00Z">
        <w:r w:rsidDel="00116B45">
          <w:delText>without an</w:delText>
        </w:r>
      </w:del>
      <w:ins w:id="21" w:author="Pedro Lebre" w:date="2026-07-23T13:08:00Z" w16du:dateUtc="2026-07-23T12:08:00Z">
        <w:r w:rsidR="00116B45">
          <w:t>with a dearth of</w:t>
        </w:r>
      </w:ins>
      <w:r>
        <w:t xml:space="preserve"> integrated, configuration-driven</w:t>
      </w:r>
      <w:ins w:id="22" w:author="Pedro Lebre" w:date="2026-07-23T13:12:00Z" w16du:dateUtc="2026-07-23T12:12:00Z">
        <w:r w:rsidR="00116B45">
          <w:t>, and sustainable</w:t>
        </w:r>
      </w:ins>
      <w:r>
        <w:t xml:space="preserve"> </w:t>
      </w:r>
      <w:del w:id="23" w:author="Pedro Lebre" w:date="2026-07-23T13:08:00Z" w16du:dateUtc="2026-07-23T12:08:00Z">
        <w:r w:rsidDel="00116B45">
          <w:delText>option</w:delText>
        </w:r>
      </w:del>
      <w:ins w:id="24" w:author="Pedro Lebre" w:date="2026-07-23T13:08:00Z" w16du:dateUtc="2026-07-23T12:08:00Z">
        <w:r w:rsidR="00116B45">
          <w:t>alternatives</w:t>
        </w:r>
      </w:ins>
      <w:r>
        <w:t>.</w:t>
      </w:r>
    </w:p>
    <w:p w14:paraId="0971E8C5" w14:textId="327BE565" w:rsidR="00E11334" w:rsidRDefault="00000000" w:rsidP="004C3A3C">
      <w:pPr>
        <w:pStyle w:val="BodyText"/>
        <w:jc w:val="both"/>
      </w:pPr>
      <w:r>
        <w:rPr>
          <w:b/>
          <w:bCs/>
        </w:rPr>
        <w:t>Results.</w:t>
      </w:r>
      <w:r>
        <w:t xml:space="preserve"> We present </w:t>
      </w:r>
      <w:r>
        <w:rPr>
          <w:b/>
          <w:bCs/>
        </w:rPr>
        <w:t>MERIDIAN</w:t>
      </w:r>
      <w:r>
        <w:t xml:space="preserve"> (</w:t>
      </w:r>
      <w:r>
        <w:rPr>
          <w:i/>
          <w:iCs/>
        </w:rPr>
        <w:t>Metagenomic Evaluation of Resistance, Identity &amp; Diversity through Integrated Analysis of Nanopore sequencing</w:t>
      </w:r>
      <w:r>
        <w:t>), a modular R workflow that consumes</w:t>
      </w:r>
      <w:r w:rsidR="004C3A3C">
        <w:t xml:space="preserve"> bioinformatics tools</w:t>
      </w:r>
      <w:r>
        <w:t xml:space="preserve"> outputs and produces a single Quarto HTML dashboard, publication-ready composite figures and a supplementary tables workbook. The workflow covers decontamination, TPM normalisation, taxonomy, alpha/beta diversity with PERMANOVA, two-level ALDEx2 differential abundance, </w:t>
      </w:r>
      <w:r w:rsidR="004C3A3C">
        <w:t>r</w:t>
      </w:r>
      <w:r>
        <w:t>esistome</w:t>
      </w:r>
      <w:r w:rsidR="004C3A3C">
        <w:t xml:space="preserve">, </w:t>
      </w:r>
      <w:r>
        <w:t>virulome</w:t>
      </w:r>
      <w:r w:rsidR="004C3A3C">
        <w:t xml:space="preserve">, and </w:t>
      </w:r>
      <w:r>
        <w:t>mobilome profiling</w:t>
      </w:r>
      <w:r w:rsidR="004C3A3C">
        <w:t>, and</w:t>
      </w:r>
      <w:r>
        <w:t xml:space="preserve"> a tripartite sample × taxon × gene network </w:t>
      </w:r>
      <w:r w:rsidR="004C3A3C">
        <w:t>reconstruction</w:t>
      </w:r>
      <w:r>
        <w:t xml:space="preserve">. A study is parameterised by </w:t>
      </w:r>
      <w:r w:rsidR="006D47D5">
        <w:t>a single YAML file; module code is not edited per project</w:t>
      </w:r>
      <w:r>
        <w:t xml:space="preserve">, and every run emits a </w:t>
      </w:r>
      <w:r>
        <w:rPr>
          <w:rStyle w:val="VerbatimChar"/>
        </w:rPr>
        <w:t>manifest.json</w:t>
      </w:r>
      <w:r>
        <w:t xml:space="preserve"> artefact catalogue</w:t>
      </w:r>
      <w:r w:rsidR="006D47D5">
        <w:t xml:space="preserve"> for downstream integration</w:t>
      </w:r>
      <w:r>
        <w:t>.</w:t>
      </w:r>
    </w:p>
    <w:p w14:paraId="71FB761A" w14:textId="6C38B669" w:rsidR="00E11334" w:rsidRDefault="00000000" w:rsidP="00DE1864">
      <w:pPr>
        <w:pStyle w:val="BodyText"/>
        <w:jc w:val="both"/>
      </w:pPr>
      <w:r>
        <w:rPr>
          <w:b/>
          <w:bCs/>
        </w:rPr>
        <w:t>Availability and Implementation.</w:t>
      </w:r>
      <w:r>
        <w:t xml:space="preserve"> Source at </w:t>
      </w:r>
      <w:hyperlink r:id="rId10">
        <w:r w:rsidR="00E11334">
          <w:rPr>
            <w:rStyle w:val="Hyperlink"/>
          </w:rPr>
          <w:t>https://github.com/Julio92-C/Metagenomics_pipeline_autom</w:t>
        </w:r>
        <w:r w:rsidR="00E11334">
          <w:rPr>
            <w:rStyle w:val="Hyperlink"/>
          </w:rPr>
          <w:t>a</w:t>
        </w:r>
        <w:r w:rsidR="00E11334">
          <w:rPr>
            <w:rStyle w:val="Hyperlink"/>
          </w:rPr>
          <w:t>tion</w:t>
        </w:r>
      </w:hyperlink>
      <w:r>
        <w:t xml:space="preserve"> (MIT). </w:t>
      </w:r>
      <w:r w:rsidR="00DE1864" w:rsidRPr="00DE1864">
        <w:t xml:space="preserve">This note describes release </w:t>
      </w:r>
      <w:r w:rsidR="00DE1864" w:rsidRPr="00DE1864">
        <w:rPr>
          <w:b/>
          <w:bCs/>
        </w:rPr>
        <w:t>v0.1.0</w:t>
      </w:r>
      <w:r w:rsidR="00DE1864" w:rsidRPr="00DE1864">
        <w:t xml:space="preserve"> (https://github.com/Julio92-C/Metagenomics_pipeline_automation/releases/tag/v0.1.0). Run with `git clone --branch v0.1.0</w:t>
      </w:r>
      <w:r>
        <w:rPr>
          <w:rStyle w:val="VerbatimChar"/>
        </w:rPr>
        <w:t xml:space="preserve"> &amp;&amp; Rscript run_pipeline.R config.yaml</w:t>
      </w:r>
      <w:r>
        <w:t xml:space="preserve"> after </w:t>
      </w:r>
      <w:r>
        <w:rPr>
          <w:rStyle w:val="VerbatimChar"/>
        </w:rPr>
        <w:t>renv::restore()</w:t>
      </w:r>
      <w:r>
        <w:t>.</w:t>
      </w:r>
    </w:p>
    <w:p w14:paraId="56EEA78C" w14:textId="77777777" w:rsidR="00E11334" w:rsidRDefault="00000000">
      <w:pPr>
        <w:pStyle w:val="BodyText"/>
      </w:pPr>
      <w:r>
        <w:rPr>
          <w:b/>
          <w:bCs/>
        </w:rPr>
        <w:t>Contact.</w:t>
      </w:r>
      <w:r>
        <w:t xml:space="preserve"> </w:t>
      </w:r>
      <w:hyperlink r:id="rId11">
        <w:r w:rsidR="00E11334">
          <w:rPr>
            <w:rStyle w:val="Hyperlink"/>
          </w:rPr>
          <w:t>Hermine.Mkrtchyan@uwl.ac.uk</w:t>
        </w:r>
      </w:hyperlink>
    </w:p>
    <w:p w14:paraId="1C9E997A" w14:textId="77777777" w:rsidR="00E11334" w:rsidRDefault="00892569">
      <w:r>
        <w:rPr>
          <w:noProof/>
        </w:rPr>
      </w:r>
      <w:r>
        <w:pict w14:anchorId="1630FA91">
          <v:rect id="Horizontal Line 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729B37" w14:textId="77777777" w:rsidR="00E11334" w:rsidRDefault="00000000">
      <w:pPr>
        <w:pStyle w:val="Heading2"/>
      </w:pPr>
      <w:bookmarkStart w:id="25" w:name="Xe3d0fc0bea9a42ce7605565d0964033d7f6ee47"/>
      <w:bookmarkEnd w:id="3"/>
      <w:r>
        <w:t>1 Introduction</w:t>
      </w:r>
    </w:p>
    <w:p w14:paraId="46B941CE" w14:textId="4C5BB3AB" w:rsidR="00E11334" w:rsidRDefault="00000000" w:rsidP="006D47D5">
      <w:pPr>
        <w:pStyle w:val="FirstParagraph"/>
        <w:jc w:val="both"/>
      </w:pPr>
      <w:r>
        <w:t xml:space="preserve">Long-read shotgun metagenomics (Oxford Nanopore, PacBio) is increasingly central to One Health surveillance, where threats intersect humans, animals and ecosystems [1]. By profiling microbial communities and their functional genetic elements in a single experiment, it </w:t>
      </w:r>
      <w:r w:rsidR="008F0C01">
        <w:t>links taxonomic identity to determinants of resistance, virulence, and mobility across environmental, clinical,</w:t>
      </w:r>
      <w:r>
        <w:t xml:space="preserve"> and livestock matrices. The downstream analysis stack is well established — Kraken2 [2] and Bracken [3] for taxonomic assignment and abundance estimation, ABRicate [4] for screening antimicrobial resistance genes (ARGs), virulence factors</w:t>
      </w:r>
      <w:r w:rsidR="008F0C01">
        <w:t xml:space="preserve"> (VFs)</w:t>
      </w:r>
      <w:r>
        <w:t xml:space="preserve"> and mobile genetic elements (MGEs) against CARD [5], VFDB [6] and PlasmidFinder [7], Re-centrifuge [8] for contamination </w:t>
      </w:r>
      <w:r w:rsidR="008F0C01" w:rsidRPr="008F0C01">
        <w:t>assessment</w:t>
      </w:r>
      <w:r>
        <w:t xml:space="preserve">, and R packages such as vegan [9] and ALDEx2 [10] for ecological and differential analyses </w:t>
      </w:r>
      <w:commentRangeStart w:id="26"/>
      <w:r>
        <w:t>— but the integration between them is not.</w:t>
      </w:r>
      <w:commentRangeEnd w:id="26"/>
      <w:r w:rsidR="000F42EE">
        <w:rPr>
          <w:rStyle w:val="CommentReference"/>
          <w:sz w:val="24"/>
          <w:szCs w:val="24"/>
        </w:rPr>
        <w:commentReference w:id="26"/>
      </w:r>
    </w:p>
    <w:p w14:paraId="4C1E57D9" w14:textId="6FD81001" w:rsidR="00E11334" w:rsidRDefault="00000000" w:rsidP="006D47D5">
      <w:pPr>
        <w:pStyle w:val="BodyText"/>
        <w:jc w:val="both"/>
      </w:pPr>
      <w:r>
        <w:t xml:space="preserve">In practice, each new study is analysed by adapting a set of bespoke R scripts: hard-coded input paths, sample-identifier filters embedded as literal strings, per-study negative-control renames, and taxonomy fixes patched by row index. </w:t>
      </w:r>
      <w:r w:rsidR="00C22C91" w:rsidRPr="00C22C91">
        <w:t>Consequently, individual script copies diverge, and the lack of a shared interface prevents automated output logging. Comparing different studies requires manual reconciliation of both code and data</w:t>
      </w:r>
      <w:r>
        <w:t>. The reference cohort for the present work (</w:t>
      </w:r>
      <w:r w:rsidR="00C22C91">
        <w:rPr>
          <w:rStyle w:val="VerbatimChar"/>
        </w:rPr>
        <w:t>C</w:t>
      </w:r>
      <w:r>
        <w:rPr>
          <w:rStyle w:val="VerbatimChar"/>
        </w:rPr>
        <w:t>hicken</w:t>
      </w:r>
      <w:r w:rsidR="00C22C91">
        <w:rPr>
          <w:rStyle w:val="VerbatimChar"/>
        </w:rPr>
        <w:t xml:space="preserve"> Batch 1</w:t>
      </w:r>
      <w:r>
        <w:t>; ~46 hand-edited scripts) typifies this pattern. The L-ARRAP pipeline [11] addresses one slice of this problem for long-read resistome risk assessment, and the rANOMALY workflow [12] demonstrates the value of a config-driven R workflow with auto-generated reports for amplicon data</w:t>
      </w:r>
      <w:commentRangeStart w:id="27"/>
      <w:r>
        <w:t xml:space="preserve">. To our knowledge, no comparable workflow exists for end-to-end long-read shotgun metagenomics </w:t>
      </w:r>
      <w:r w:rsidR="00C22C91">
        <w:t>that covers taxonomy, diversity, differential abundance, and full resistome–virulome–mobilome profiling in a single</w:t>
      </w:r>
      <w:r>
        <w:t xml:space="preserve"> configurable run.</w:t>
      </w:r>
      <w:commentRangeEnd w:id="27"/>
      <w:r w:rsidR="000F42EE">
        <w:rPr>
          <w:rStyle w:val="CommentReference"/>
          <w:sz w:val="24"/>
          <w:szCs w:val="24"/>
        </w:rPr>
        <w:commentReference w:id="27"/>
      </w:r>
    </w:p>
    <w:p w14:paraId="431CFBC5" w14:textId="736552F3" w:rsidR="00E11334" w:rsidRDefault="00000000" w:rsidP="006D47D5">
      <w:pPr>
        <w:pStyle w:val="BodyText"/>
        <w:jc w:val="both"/>
      </w:pPr>
      <w:r>
        <w:t xml:space="preserve">We present an alpha-stage R workflow that fills this gap. The tool is in active development; </w:t>
      </w:r>
      <w:commentRangeStart w:id="28"/>
      <w:r>
        <w:t>this note describes its design, current scope, and the real-data validation strategy we are using to harden each stage.</w:t>
      </w:r>
      <w:commentRangeEnd w:id="28"/>
      <w:r w:rsidR="000F42EE">
        <w:rPr>
          <w:rStyle w:val="CommentReference"/>
          <w:sz w:val="24"/>
          <w:szCs w:val="24"/>
        </w:rPr>
        <w:commentReference w:id="28"/>
      </w:r>
    </w:p>
    <w:p w14:paraId="49F38989" w14:textId="77777777" w:rsidR="00E11334" w:rsidRDefault="00000000" w:rsidP="006D47D5">
      <w:pPr>
        <w:pStyle w:val="Heading2"/>
        <w:jc w:val="both"/>
      </w:pPr>
      <w:bookmarkStart w:id="29" w:name="Xfab522e0c411179c01dd3c9a2a01395ade9eb38"/>
      <w:bookmarkEnd w:id="25"/>
      <w:commentRangeStart w:id="30"/>
      <w:r>
        <w:t>2 Implementation</w:t>
      </w:r>
      <w:commentRangeEnd w:id="30"/>
      <w:r w:rsidR="00DE07DE">
        <w:rPr>
          <w:rStyle w:val="CommentReference"/>
          <w:sz w:val="32"/>
          <w:szCs w:val="32"/>
        </w:rPr>
        <w:commentReference w:id="30"/>
      </w:r>
    </w:p>
    <w:p w14:paraId="1EF025DD" w14:textId="07FD856E" w:rsidR="00E11334" w:rsidRDefault="00000000" w:rsidP="006D47D5">
      <w:pPr>
        <w:pStyle w:val="FirstParagraph"/>
        <w:jc w:val="both"/>
      </w:pPr>
      <w:r>
        <w:t>The workflow is a stand-alone R project, not an installable package. A single entry point (</w:t>
      </w:r>
      <w:r>
        <w:rPr>
          <w:rStyle w:val="VerbatimChar"/>
        </w:rPr>
        <w:t>run_pipeline.R</w:t>
      </w:r>
      <w:r>
        <w:t>) consumes one YAML configuration file per study and dispatches to fifteen modules (</w:t>
      </w:r>
      <w:r>
        <w:rPr>
          <w:rStyle w:val="VerbatimChar"/>
        </w:rPr>
        <w:t>R/00_setup.R</w:t>
      </w:r>
      <w:r>
        <w:t xml:space="preserve"> through </w:t>
      </w:r>
      <w:r>
        <w:rPr>
          <w:rStyle w:val="VerbatimChar"/>
        </w:rPr>
        <w:t>R/1</w:t>
      </w:r>
      <w:r w:rsidR="00C41FD7">
        <w:rPr>
          <w:rStyle w:val="VerbatimChar"/>
        </w:rPr>
        <w:t>3</w:t>
      </w:r>
      <w:r>
        <w:rPr>
          <w:rStyle w:val="VerbatimChar"/>
        </w:rPr>
        <w:t>_panels.R</w:t>
      </w:r>
      <w:r>
        <w:t xml:space="preserve">; </w:t>
      </w:r>
      <w:r w:rsidR="00C41FD7">
        <w:t xml:space="preserve">plus </w:t>
      </w:r>
      <w:r>
        <w:t xml:space="preserve">the manifest stage </w:t>
      </w:r>
      <w:r>
        <w:rPr>
          <w:rStyle w:val="VerbatimChar"/>
        </w:rPr>
        <w:t>R/1</w:t>
      </w:r>
      <w:r w:rsidR="00C41FD7">
        <w:rPr>
          <w:rStyle w:val="VerbatimChar"/>
        </w:rPr>
        <w:t>4</w:t>
      </w:r>
      <w:r>
        <w:t xml:space="preserve"> </w:t>
      </w:r>
      <w:r w:rsidR="00C41FD7">
        <w:t xml:space="preserve">which </w:t>
      </w:r>
      <w:r>
        <w:t>runs last); a Quarto dashboard template (</w:t>
      </w:r>
      <w:r>
        <w:rPr>
          <w:rStyle w:val="VerbatimChar"/>
        </w:rPr>
        <w:t>templates/report.qmd</w:t>
      </w:r>
      <w:r>
        <w:t xml:space="preserve">) renders all outputs into a single multi-page HTML deliverable, a publication-panels stage assembles main and supplementary composite figures plus a supplementary tables workbook, and a final manifest stage emits </w:t>
      </w:r>
      <w:r>
        <w:rPr>
          <w:rStyle w:val="VerbatimChar"/>
        </w:rPr>
        <w:t>manifest.json</w:t>
      </w:r>
      <w:r>
        <w:t xml:space="preserve"> describing every artefact produced (</w:t>
      </w:r>
      <w:r w:rsidRPr="00F65AA3">
        <w:rPr>
          <w:b/>
          <w:bCs/>
        </w:rPr>
        <w:t>Figure 1</w:t>
      </w:r>
      <w:r>
        <w:t>).</w:t>
      </w:r>
    </w:p>
    <w:p w14:paraId="3EC62F13" w14:textId="77777777" w:rsidR="00F65AA3" w:rsidRDefault="00000000" w:rsidP="00F65AA3">
      <w:pPr>
        <w:pStyle w:val="BodyText"/>
        <w:keepNext/>
      </w:pPr>
      <w:r>
        <w:rPr>
          <w:noProof/>
        </w:rPr>
        <w:lastRenderedPageBreak/>
        <w:drawing>
          <wp:inline distT="0" distB="0" distL="0" distR="0" wp14:anchorId="75F3595A" wp14:editId="2F9FAFA5">
            <wp:extent cx="5875020" cy="671322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875419" cy="6713676"/>
                    </a:xfrm>
                    <a:prstGeom prst="rect">
                      <a:avLst/>
                    </a:prstGeom>
                  </pic:spPr>
                </pic:pic>
              </a:graphicData>
            </a:graphic>
          </wp:inline>
        </w:drawing>
      </w:r>
    </w:p>
    <w:p w14:paraId="7DE941A2" w14:textId="6902BA7B" w:rsidR="00E11334" w:rsidRPr="00F65AA3" w:rsidRDefault="00F65AA3" w:rsidP="00F65AA3">
      <w:pPr>
        <w:pStyle w:val="Caption"/>
        <w:jc w:val="both"/>
        <w:rPr>
          <w:i w:val="0"/>
          <w:iCs/>
          <w:sz w:val="22"/>
          <w:szCs w:val="22"/>
        </w:rPr>
      </w:pPr>
      <w:r w:rsidRPr="00F65AA3">
        <w:rPr>
          <w:b/>
          <w:bCs/>
          <w:i w:val="0"/>
          <w:iCs/>
          <w:sz w:val="22"/>
          <w:szCs w:val="22"/>
        </w:rPr>
        <w:t xml:space="preserve">Figure </w:t>
      </w:r>
      <w:r w:rsidRPr="00F65AA3">
        <w:rPr>
          <w:b/>
          <w:bCs/>
          <w:i w:val="0"/>
          <w:iCs/>
          <w:sz w:val="22"/>
          <w:szCs w:val="22"/>
        </w:rPr>
        <w:fldChar w:fldCharType="begin"/>
      </w:r>
      <w:r w:rsidRPr="00F65AA3">
        <w:rPr>
          <w:b/>
          <w:bCs/>
          <w:i w:val="0"/>
          <w:iCs/>
          <w:sz w:val="22"/>
          <w:szCs w:val="22"/>
        </w:rPr>
        <w:instrText xml:space="preserve"> SEQ Figure \* ARABIC </w:instrText>
      </w:r>
      <w:r w:rsidRPr="00F65AA3">
        <w:rPr>
          <w:b/>
          <w:bCs/>
          <w:i w:val="0"/>
          <w:iCs/>
          <w:sz w:val="22"/>
          <w:szCs w:val="22"/>
        </w:rPr>
        <w:fldChar w:fldCharType="separate"/>
      </w:r>
      <w:r w:rsidR="00CD7FBE">
        <w:rPr>
          <w:b/>
          <w:bCs/>
          <w:i w:val="0"/>
          <w:iCs/>
          <w:noProof/>
          <w:sz w:val="22"/>
          <w:szCs w:val="22"/>
        </w:rPr>
        <w:t>1</w:t>
      </w:r>
      <w:r w:rsidRPr="00F65AA3">
        <w:rPr>
          <w:b/>
          <w:bCs/>
          <w:i w:val="0"/>
          <w:iCs/>
          <w:sz w:val="22"/>
          <w:szCs w:val="22"/>
        </w:rPr>
        <w:fldChar w:fldCharType="end"/>
      </w:r>
      <w:r w:rsidRPr="00F65AA3">
        <w:rPr>
          <w:i w:val="0"/>
          <w:iCs/>
          <w:sz w:val="22"/>
          <w:szCs w:val="22"/>
        </w:rPr>
        <w:t>. MERIDIAN workflow. A single config.yaml drives fifteen R modules (R/00–R/14) that consume Kraken2/Bracken, ABRicate, Re-centrifuge, and sample metadata. After setup and decontamination (R/00–R/02), community analyses (R/04–R/08) and functional profiling against CARD, VFDB and PlasmidFinder (TPM in R/03, per-domain analyses in R/09–R/11) converge in a tripartite sample × taxon × gene network (R/12). R/12 fans out to a Quarto dashboard and a publication-panels stage (R/13); R/14 finally writes manifest.json (contract v1.2), a kind-tagged catalogue of every artefact</w:t>
      </w:r>
      <w:r>
        <w:rPr>
          <w:i w:val="0"/>
          <w:iCs/>
          <w:sz w:val="22"/>
          <w:szCs w:val="22"/>
        </w:rPr>
        <w:t xml:space="preserve"> produced</w:t>
      </w:r>
      <w:r w:rsidRPr="00F65AA3">
        <w:rPr>
          <w:i w:val="0"/>
          <w:iCs/>
          <w:sz w:val="22"/>
          <w:szCs w:val="22"/>
        </w:rPr>
        <w:t>.</w:t>
      </w:r>
    </w:p>
    <w:p w14:paraId="7887E673" w14:textId="4465F2BD" w:rsidR="00E11334" w:rsidRDefault="00000000" w:rsidP="00CD7FBE">
      <w:pPr>
        <w:pStyle w:val="BodyText"/>
        <w:jc w:val="both"/>
      </w:pPr>
      <w:r>
        <w:rPr>
          <w:b/>
          <w:bCs/>
        </w:rPr>
        <w:lastRenderedPageBreak/>
        <w:t>Configuration-driven.</w:t>
      </w:r>
      <w:r>
        <w:t xml:space="preserve"> Everything that varies between studies — metadata file path, grouping columns, negative-control identifiers, abundance thresholds, sample selection — is declared in </w:t>
      </w:r>
      <w:r>
        <w:rPr>
          <w:rStyle w:val="VerbatimChar"/>
        </w:rPr>
        <w:t>config.yaml</w:t>
      </w:r>
      <w:r>
        <w:t xml:space="preserve">. Module code is not edited per-project; dataset-specific adjustments live in </w:t>
      </w:r>
      <w:r>
        <w:rPr>
          <w:rStyle w:val="VerbatimChar"/>
        </w:rPr>
        <w:t>config.yaml</w:t>
      </w:r>
      <w:r>
        <w:t xml:space="preserve"> or in the structured fix tables it references. R/00 (setup) and R/01 (input loading) </w:t>
      </w:r>
      <w:r w:rsidR="00710F87">
        <w:t>run by default</w:t>
      </w:r>
      <w:r>
        <w:t xml:space="preserve">; every subsequent stage can be toggled via </w:t>
      </w:r>
      <w:r>
        <w:rPr>
          <w:rStyle w:val="VerbatimChar"/>
        </w:rPr>
        <w:t>cfg$stages$*</w:t>
      </w:r>
      <w:r>
        <w:t xml:space="preserve"> flags,</w:t>
      </w:r>
      <w:r w:rsidR="00710F87">
        <w:t xml:space="preserve"> e.g, users can</w:t>
      </w:r>
      <w:r>
        <w:t xml:space="preserve"> re-run only the resistome modules after revising thresholds. TPM normalisation (R/03) and all gene-element stages (R/09–R/11) require ABRicate outputs and are skipped otherwise. Per-study NCBI taxonomy fixes, when needed, are declared in a structured </w:t>
      </w:r>
      <w:r>
        <w:rPr>
          <w:rStyle w:val="VerbatimChar"/>
        </w:rPr>
        <w:t>taxid_fixes.csv</w:t>
      </w:r>
      <w:r>
        <w:t xml:space="preserve"> rather than as row-index edits. A single </w:t>
      </w:r>
      <w:r>
        <w:rPr>
          <w:rStyle w:val="VerbatimChar"/>
        </w:rPr>
        <w:t>cfg$stats$padjust_method</w:t>
      </w:r>
      <w:r>
        <w:t xml:space="preserve"> knob (Benjamini-Hochberg</w:t>
      </w:r>
      <w:r w:rsidR="00710F87">
        <w:t xml:space="preserve"> is used</w:t>
      </w:r>
      <w:r>
        <w:t xml:space="preserve"> by default; full list in </w:t>
      </w:r>
      <w:r>
        <w:rPr>
          <w:rStyle w:val="VerbatimChar"/>
        </w:rPr>
        <w:t>docs/STATISTICS.md</w:t>
      </w:r>
      <w:r>
        <w:t>) routes every multiple-testing correction across the pipeline.</w:t>
      </w:r>
    </w:p>
    <w:p w14:paraId="10A0BAB3" w14:textId="77777777" w:rsidR="00E11334" w:rsidRDefault="00000000" w:rsidP="00CD7FBE">
      <w:pPr>
        <w:pStyle w:val="BodyText"/>
        <w:jc w:val="both"/>
      </w:pPr>
      <w:r>
        <w:rPr>
          <w:b/>
          <w:bCs/>
        </w:rPr>
        <w:t>Stages.</w:t>
      </w:r>
      <w:r>
        <w:t xml:space="preserve"> The pipeline organises its work into five conceptual blocks.</w:t>
      </w:r>
    </w:p>
    <w:p w14:paraId="01270E51" w14:textId="77777777" w:rsidR="00E11334" w:rsidRDefault="00000000" w:rsidP="00CD7FBE">
      <w:pPr>
        <w:pStyle w:val="BodyText"/>
        <w:jc w:val="both"/>
      </w:pPr>
      <w:r>
        <w:t xml:space="preserve">(1) </w:t>
      </w:r>
      <w:r>
        <w:rPr>
          <w:i/>
          <w:iCs/>
        </w:rPr>
        <w:t>Ingest and cleaning</w:t>
      </w:r>
      <w:r>
        <w:t xml:space="preserve"> (R/00–R/02) load upstream tables — Kraken2/Bracken, ABRicate, Re-centrifuge contamination tags, study metadata — accommodating per-project input shapes rather than assuming a fixed column layout, apply optional negative-control subtraction, merge Bracken counts with the metadata covariates declared in </w:t>
      </w:r>
      <w:r>
        <w:rPr>
          <w:rStyle w:val="VerbatimChar"/>
        </w:rPr>
        <w:t>cfg$metadata$fixed_effects</w:t>
      </w:r>
      <w:r>
        <w:t xml:space="preserve"> / </w:t>
      </w:r>
      <w:r>
        <w:rPr>
          <w:rStyle w:val="VerbatimChar"/>
        </w:rPr>
        <w:t>random_effect</w:t>
      </w:r>
      <w:r>
        <w:t xml:space="preserve">, and link ABRicate calls to taxonomic assignments. Per-study taxonomy patches are applied from </w:t>
      </w:r>
      <w:r>
        <w:rPr>
          <w:rStyle w:val="VerbatimChar"/>
        </w:rPr>
        <w:t>taxid_fixes.csv</w:t>
      </w:r>
      <w:r>
        <w:t xml:space="preserve"> when supplied.</w:t>
      </w:r>
    </w:p>
    <w:p w14:paraId="525CF01F" w14:textId="77777777" w:rsidR="00E11334" w:rsidRDefault="00000000" w:rsidP="00CD7FBE">
      <w:pPr>
        <w:pStyle w:val="BodyText"/>
        <w:jc w:val="both"/>
      </w:pPr>
      <w:r>
        <w:t xml:space="preserve">(2) </w:t>
      </w:r>
      <w:r>
        <w:rPr>
          <w:i/>
          <w:iCs/>
        </w:rPr>
        <w:t>Gene-element normalisation</w:t>
      </w:r>
      <w:r>
        <w:t xml:space="preserve"> (R/03) computes per-(sample, GENE) TPM from ABRicate hits and gene lengths.</w:t>
      </w:r>
    </w:p>
    <w:p w14:paraId="5274C607" w14:textId="5156ECE3" w:rsidR="00E11334" w:rsidRDefault="00000000" w:rsidP="00CD7FBE">
      <w:pPr>
        <w:pStyle w:val="BodyText"/>
        <w:jc w:val="both"/>
      </w:pPr>
      <w:r>
        <w:t xml:space="preserve">(3) </w:t>
      </w:r>
      <w:r>
        <w:rPr>
          <w:i/>
          <w:iCs/>
        </w:rPr>
        <w:t>Community analyses</w:t>
      </w:r>
      <w:r>
        <w:t xml:space="preserve"> (R/04–R/08) cover the standard taxonomic toolkit. R/04–R/05 produce Venn diagrams and annotated heatmaps after a shared taxa-name cleanup, plus top-N stacked-bar relative-abundance plots (static PNG and interactive plotly HTML) with </w:t>
      </w:r>
      <w:commentRangeStart w:id="31"/>
      <w:r>
        <w:t>paired total-count and sample-prevalence panels.</w:t>
      </w:r>
      <w:commentRangeEnd w:id="31"/>
      <w:r w:rsidR="000163E4">
        <w:rPr>
          <w:rStyle w:val="CommentReference"/>
          <w:sz w:val="24"/>
          <w:szCs w:val="24"/>
        </w:rPr>
        <w:commentReference w:id="31"/>
      </w:r>
      <w:r>
        <w:t xml:space="preserve"> </w:t>
      </w:r>
      <w:r w:rsidR="00710F87">
        <w:t>A</w:t>
      </w:r>
      <w:r>
        <w:t>lpha</w:t>
      </w:r>
      <w:r w:rsidR="00710F87">
        <w:t xml:space="preserve"> </w:t>
      </w:r>
      <w:r>
        <w:t>diversity</w:t>
      </w:r>
      <w:r w:rsidR="00710F87">
        <w:t xml:space="preserve"> (R/06</w:t>
      </w:r>
      <w:r w:rsidR="00CD0564">
        <w:t>) reports Shannon, Simpson, richness, Pielou, and Fisher metrics with Kruskal-Wallis tests and violin/bar plots, preferring a pre-computed indices CSV (e.g.,</w:t>
      </w:r>
      <w:r>
        <w:t xml:space="preserve"> Oxford Nanopore wf-metagenomics output) and falling back to </w:t>
      </w:r>
      <w:r w:rsidR="00CD0564">
        <w:t xml:space="preserve">the </w:t>
      </w:r>
      <w:r>
        <w:t>vegan</w:t>
      </w:r>
      <w:r w:rsidR="00CD0564">
        <w:t xml:space="preserve"> R package</w:t>
      </w:r>
      <w:r>
        <w:t xml:space="preserve">. </w:t>
      </w:r>
      <w:r w:rsidR="00CD0564">
        <w:t>Beta diversity (</w:t>
      </w:r>
      <w:r>
        <w:t>R/07</w:t>
      </w:r>
      <w:r w:rsidR="00CD0564">
        <w:t>)</w:t>
      </w:r>
      <w:r>
        <w:t xml:space="preserve"> computes PCoA on Hellinger-transformed Bray-Curtis distances with PERMANOVA (</w:t>
      </w:r>
      <w:r>
        <w:rPr>
          <w:rStyle w:val="VerbatimChar"/>
        </w:rPr>
        <w:t>adonis2</w:t>
      </w:r>
      <w:r>
        <w:t>, 9999 permutations) and PERMDISP (</w:t>
      </w:r>
      <w:r>
        <w:rPr>
          <w:rStyle w:val="VerbatimChar"/>
        </w:rPr>
        <w:t>betadisper</w:t>
      </w:r>
      <w:r>
        <w:t>) overlaid on the ordination. ALDEx2 differential abundance</w:t>
      </w:r>
      <w:r w:rsidR="00CD0564">
        <w:t xml:space="preserve"> (R/08) runs </w:t>
      </w:r>
      <w:r>
        <w:t>at two levels — taxa (Bracken counts) and genes (ABRicate contig hits per (sample, GENE</w:t>
      </w:r>
      <w:r w:rsidR="00CD0564">
        <w:t>)),</w:t>
      </w:r>
      <w:r>
        <w:t xml:space="preserve"> combining an omnibus Kruskal-Wallis with pairwise Welch's t tests, with an optional </w:t>
      </w:r>
      <w:r>
        <w:rPr>
          <w:rStyle w:val="VerbatimChar"/>
        </w:rPr>
        <w:t>aldex.glm</w:t>
      </w:r>
      <w:r>
        <w:t xml:space="preserve"> design path for covariate-adjusted models.</w:t>
      </w:r>
    </w:p>
    <w:p w14:paraId="64DDEE01" w14:textId="32DB9062" w:rsidR="00E11334" w:rsidRDefault="00000000" w:rsidP="00CD7FBE">
      <w:pPr>
        <w:pStyle w:val="BodyText"/>
        <w:jc w:val="both"/>
      </w:pPr>
      <w:r>
        <w:t xml:space="preserve">(4) </w:t>
      </w:r>
      <w:r>
        <w:rPr>
          <w:i/>
          <w:iCs/>
        </w:rPr>
        <w:t>Functional profiling</w:t>
      </w:r>
      <w:r>
        <w:t xml:space="preserve"> (R/09–R/11) runs a shared analysis engine three times against domain-specific databases: the resistome (ABRicate/CARD, with drug-class classification), the virulome (VFDB, with functional categories extracted from the ABRicate </w:t>
      </w:r>
      <w:r>
        <w:rPr>
          <w:rStyle w:val="VerbatimChar"/>
        </w:rPr>
        <w:t>PRODUCT</w:t>
      </w:r>
      <w:r>
        <w:t xml:space="preserve"> field) and the mobilome (PlasmidFinder, with configurable replicon-family classification — Col-like, IncF, IncX, other Inc). Each domain emits its own alpha diversity, Venn diagram, gene- and category-level heatmaps, relative-abundance and total-count panels, and a PCoA + PERMANOVA + PERMDISP suite.</w:t>
      </w:r>
    </w:p>
    <w:p w14:paraId="3100990C" w14:textId="6D92B8F5" w:rsidR="00E11334" w:rsidRDefault="00000000" w:rsidP="00CD7FBE">
      <w:pPr>
        <w:pStyle w:val="BodyText"/>
        <w:jc w:val="both"/>
      </w:pPr>
      <w:r>
        <w:lastRenderedPageBreak/>
        <w:t xml:space="preserve">(5) </w:t>
      </w:r>
      <w:r>
        <w:rPr>
          <w:i/>
          <w:iCs/>
        </w:rPr>
        <w:t>Integration, reporting and manifest</w:t>
      </w:r>
      <w:r>
        <w:t xml:space="preserve"> (R/12–R/14). R/12 reports igraph topology metrics (degree, betweenness, Louvain modularity) alongside its network, chord and Sankey outputs, and exports Gephi-compatible node/edge tables. R/1</w:t>
      </w:r>
      <w:r w:rsidR="00CD0564">
        <w:t>3</w:t>
      </w:r>
      <w:r>
        <w:t xml:space="preserve"> assembles main and supplementary composite figures (PNG and TIFF independently toggleable) driven by a slot-YAML layout, plus </w:t>
      </w:r>
      <w:r>
        <w:rPr>
          <w:rStyle w:val="VerbatimChar"/>
        </w:rPr>
        <w:t>supplementary_tables.xlsx</w:t>
      </w:r>
      <w:r>
        <w:t>. R/1</w:t>
      </w:r>
      <w:r w:rsidR="00CD0564">
        <w:t>4</w:t>
      </w:r>
      <w:r>
        <w:t xml:space="preserve"> writes </w:t>
      </w:r>
      <w:r>
        <w:rPr>
          <w:rStyle w:val="VerbatimChar"/>
        </w:rPr>
        <w:t>manifest.json</w:t>
      </w:r>
      <w:r>
        <w:t xml:space="preserve"> (contract v1.2), a kind-tagged catalogue of every figure, table and intermediate artefact the </w:t>
      </w:r>
      <w:r w:rsidR="00CD0564">
        <w:t>pipeline</w:t>
      </w:r>
      <w:r>
        <w:t xml:space="preserve"> produced, providing a stable contract for downstream </w:t>
      </w:r>
      <w:r w:rsidR="00CD0564">
        <w:t>integration</w:t>
      </w:r>
      <w:r>
        <w:t>.</w:t>
      </w:r>
    </w:p>
    <w:p w14:paraId="7EFC1E6C" w14:textId="5F50F801" w:rsidR="00E11334" w:rsidRDefault="00000000" w:rsidP="00CD7FBE">
      <w:pPr>
        <w:pStyle w:val="BodyText"/>
        <w:jc w:val="both"/>
      </w:pPr>
      <w:r>
        <w:rPr>
          <w:b/>
          <w:bCs/>
        </w:rPr>
        <w:t>Reporting.</w:t>
      </w:r>
      <w:r>
        <w:t xml:space="preserve"> The Quarto template renders all outputs as a multi-page HTML dashboard with per-domain panels (taxonomy, diversity, differential abundance, resistome, virulome, mobilome, network) and embedded download links. Dependencies are pinned via </w:t>
      </w:r>
      <w:r>
        <w:rPr>
          <w:rStyle w:val="VerbatimChar"/>
        </w:rPr>
        <w:t>renv</w:t>
      </w:r>
      <w:r w:rsidR="00CD0564">
        <w:rPr>
          <w:rStyle w:val="VerbatimChar"/>
        </w:rPr>
        <w:t>,</w:t>
      </w:r>
      <w:r>
        <w:t xml:space="preserve"> and the project requires R ≥ 4.5; external command-line tools (Kraken2, Bracken, ABRicate, Re-centrifuge) are assumed to have been run upstream.</w:t>
      </w:r>
    </w:p>
    <w:p w14:paraId="292816DD" w14:textId="77777777" w:rsidR="00E11334" w:rsidRDefault="00000000">
      <w:pPr>
        <w:pStyle w:val="Heading2"/>
      </w:pPr>
      <w:bookmarkStart w:id="32" w:name="Xe535e7deb3457bf6891dfc100ac742aa591bc31"/>
      <w:bookmarkEnd w:id="29"/>
      <w:r>
        <w:t>3 Application and Validation</w:t>
      </w:r>
    </w:p>
    <w:p w14:paraId="0201D90E" w14:textId="328E8CEA" w:rsidR="00E11334" w:rsidRDefault="00000000" w:rsidP="00F42F22">
      <w:pPr>
        <w:pStyle w:val="FirstParagraph"/>
        <w:jc w:val="both"/>
      </w:pPr>
      <w:r>
        <w:t xml:space="preserve">We are validating the pipeline against two </w:t>
      </w:r>
      <w:commentRangeStart w:id="33"/>
      <w:r>
        <w:t>real long-read chicken caecum metagenomics studies. The reference cohort (</w:t>
      </w:r>
      <w:r w:rsidR="00F42F22">
        <w:rPr>
          <w:rStyle w:val="VerbatimChar"/>
        </w:rPr>
        <w:t>C</w:t>
      </w:r>
      <w:r>
        <w:rPr>
          <w:rStyle w:val="VerbatimChar"/>
        </w:rPr>
        <w:t>hicken</w:t>
      </w:r>
      <w:r w:rsidR="00F42F22">
        <w:rPr>
          <w:rStyle w:val="VerbatimChar"/>
        </w:rPr>
        <w:t xml:space="preserve"> </w:t>
      </w:r>
      <w:r>
        <w:rPr>
          <w:rStyle w:val="VerbatimChar"/>
        </w:rPr>
        <w:t>batch</w:t>
      </w:r>
      <w:r w:rsidR="00F42F22">
        <w:rPr>
          <w:rStyle w:val="VerbatimChar"/>
        </w:rPr>
        <w:t xml:space="preserve"> </w:t>
      </w:r>
      <w:r>
        <w:rPr>
          <w:rStyle w:val="VerbatimChar"/>
        </w:rPr>
        <w:t>1</w:t>
      </w:r>
      <w:r>
        <w:t xml:space="preserve">, PC_JC_2024-11-29; 18 samples; 3 dietary groups — Dulse, Reference diet, Soyabean meal) </w:t>
      </w:r>
      <w:commentRangeEnd w:id="33"/>
      <w:r w:rsidR="000163E4">
        <w:rPr>
          <w:rStyle w:val="CommentReference"/>
          <w:sz w:val="24"/>
          <w:szCs w:val="24"/>
        </w:rPr>
        <w:commentReference w:id="33"/>
      </w:r>
      <w:r>
        <w:t xml:space="preserve">has </w:t>
      </w:r>
      <w:commentRangeStart w:id="34"/>
      <w:r>
        <w:t xml:space="preserve">approximately 46 hand-edited R scripts and known-good figures and tables already in place, so each stage can be compared output-for-output against the corresponding ground-truth artefact. </w:t>
      </w:r>
      <w:commentRangeEnd w:id="34"/>
      <w:r w:rsidR="000163E4">
        <w:rPr>
          <w:rStyle w:val="CommentReference"/>
          <w:sz w:val="24"/>
          <w:szCs w:val="24"/>
        </w:rPr>
        <w:commentReference w:id="34"/>
      </w:r>
      <w:r>
        <w:t>The scaling and feature-coverage cohort (</w:t>
      </w:r>
      <w:r w:rsidR="00F42F22">
        <w:rPr>
          <w:rStyle w:val="VerbatimChar"/>
        </w:rPr>
        <w:t>C</w:t>
      </w:r>
      <w:r>
        <w:rPr>
          <w:rStyle w:val="VerbatimChar"/>
        </w:rPr>
        <w:t>hicken</w:t>
      </w:r>
      <w:r w:rsidR="00F42F22">
        <w:rPr>
          <w:rStyle w:val="VerbatimChar"/>
        </w:rPr>
        <w:t xml:space="preserve"> b</w:t>
      </w:r>
      <w:r>
        <w:rPr>
          <w:rStyle w:val="VerbatimChar"/>
        </w:rPr>
        <w:t>atch</w:t>
      </w:r>
      <w:r w:rsidR="00F42F22">
        <w:rPr>
          <w:rStyle w:val="VerbatimChar"/>
        </w:rPr>
        <w:t xml:space="preserve"> </w:t>
      </w:r>
      <w:r>
        <w:rPr>
          <w:rStyle w:val="VerbatimChar"/>
        </w:rPr>
        <w:t>2</w:t>
      </w:r>
      <w:r>
        <w:t xml:space="preserve">, JC_FL_2025-05-20; 32 samples; 4-level composite </w:t>
      </w:r>
      <w:r>
        <w:rPr>
          <w:rStyle w:val="VerbatimChar"/>
        </w:rPr>
        <w:t>Treatment_Bird</w:t>
      </w:r>
      <w:r>
        <w:t xml:space="preserve"> grouping — Control_W4, Control_W5, Dulse_W4, Dulse_W5) exercises a random effect (</w:t>
      </w:r>
      <w:r>
        <w:rPr>
          <w:rStyle w:val="VerbatimChar"/>
        </w:rPr>
        <w:t>block</w:t>
      </w:r>
      <w:r>
        <w:t>, pens 1–8), two declared negative controls (CTRL1, CTRL2), and a larger per-stage feature load. Two purpose-built validation scripts (</w:t>
      </w:r>
      <w:r>
        <w:rPr>
          <w:rStyle w:val="VerbatimChar"/>
        </w:rPr>
        <w:t>scripts/diff_normdata.R</w:t>
      </w:r>
      <w:r>
        <w:t xml:space="preserve"> and </w:t>
      </w:r>
      <w:r>
        <w:rPr>
          <w:rStyle w:val="VerbatimChar"/>
        </w:rPr>
        <w:t>scripts/probe_taxid_parse.R</w:t>
      </w:r>
      <w:r>
        <w:t xml:space="preserve">) provide numerical-diff and regression checks on the most error-prone intermediates, and </w:t>
      </w:r>
      <w:r>
        <w:rPr>
          <w:rStyle w:val="VerbatimChar"/>
        </w:rPr>
        <w:t>run_pipeline.R</w:t>
      </w:r>
      <w:r>
        <w:t xml:space="preserve"> auto-instruments per-stage wall time and peak R-process memory (via a </w:t>
      </w:r>
      <w:r>
        <w:rPr>
          <w:rStyle w:val="VerbatimChar"/>
        </w:rPr>
        <w:t>gc()</w:t>
      </w:r>
      <w:r>
        <w:t xml:space="preserve">-bracketed wrapper equivalent to the </w:t>
      </w:r>
      <w:r>
        <w:rPr>
          <w:rStyle w:val="VerbatimChar"/>
        </w:rPr>
        <w:t>peakRAM</w:t>
      </w:r>
      <w:r>
        <w:t xml:space="preserve"> methodology) and prints a slowest-first breakdown to the run log.</w:t>
      </w:r>
    </w:p>
    <w:p w14:paraId="1BF0AD7A" w14:textId="27A0B255" w:rsidR="00E11334" w:rsidRDefault="00000000" w:rsidP="00F42F22">
      <w:pPr>
        <w:pStyle w:val="BodyText"/>
        <w:jc w:val="both"/>
      </w:pPr>
      <w:r>
        <w:rPr>
          <w:b/>
          <w:bCs/>
        </w:rPr>
        <w:t>Table 1.</w:t>
      </w:r>
      <w:r>
        <w:t xml:space="preserve"> Per-stage primary output on the two validation cohorts (B1 = </w:t>
      </w:r>
      <w:r w:rsidR="00F42F22">
        <w:t>C</w:t>
      </w:r>
      <w:r>
        <w:t>hicken</w:t>
      </w:r>
      <w:r w:rsidR="00F42F22">
        <w:t xml:space="preserve"> </w:t>
      </w:r>
      <w:r>
        <w:t>batch</w:t>
      </w:r>
      <w:r w:rsidR="00F42F22">
        <w:t xml:space="preserve"> </w:t>
      </w:r>
      <w:r>
        <w:t xml:space="preserve">1, n=18; B2 = </w:t>
      </w:r>
      <w:r w:rsidR="00F42F22">
        <w:t>Chicken batch 2</w:t>
      </w:r>
      <w:r>
        <w:t>, n=32). Same</w:t>
      </w:r>
      <w:r w:rsidR="00F42F22">
        <w:t xml:space="preserve"> </w:t>
      </w:r>
      <w:r>
        <w:t xml:space="preserve">statistical settings (PERMANOVA 9999 permutations, ALDEx2 </w:t>
      </w:r>
      <w:r>
        <w:rPr>
          <w:rStyle w:val="VerbatimChar"/>
        </w:rPr>
        <w:t>mc.samples</w:t>
      </w:r>
      <w:r>
        <w:t xml:space="preserve"> = 128); 2026-06-23 sequential run.</w:t>
      </w:r>
    </w:p>
    <w:tbl>
      <w:tblPr>
        <w:tblStyle w:val="Table"/>
        <w:tblW w:w="0" w:type="auto"/>
        <w:tblLook w:val="0020" w:firstRow="1" w:lastRow="0" w:firstColumn="0" w:lastColumn="0" w:noHBand="0" w:noVBand="0"/>
      </w:tblPr>
      <w:tblGrid>
        <w:gridCol w:w="2636"/>
        <w:gridCol w:w="3362"/>
        <w:gridCol w:w="3362"/>
      </w:tblGrid>
      <w:tr w:rsidR="00E11334" w14:paraId="1722C53D" w14:textId="77777777" w:rsidTr="00E11334">
        <w:trPr>
          <w:cnfStyle w:val="100000000000" w:firstRow="1" w:lastRow="0" w:firstColumn="0" w:lastColumn="0" w:oddVBand="0" w:evenVBand="0" w:oddHBand="0" w:evenHBand="0" w:firstRowFirstColumn="0" w:firstRowLastColumn="0" w:lastRowFirstColumn="0" w:lastRowLastColumn="0"/>
          <w:tblHeader/>
        </w:trPr>
        <w:tc>
          <w:tcPr>
            <w:tcW w:w="0" w:type="auto"/>
          </w:tcPr>
          <w:p w14:paraId="7B3BEE6C" w14:textId="77777777" w:rsidR="00E11334" w:rsidRDefault="00000000">
            <w:pPr>
              <w:pStyle w:val="Compact"/>
            </w:pPr>
            <w:r>
              <w:t>Stage</w:t>
            </w:r>
          </w:p>
        </w:tc>
        <w:tc>
          <w:tcPr>
            <w:tcW w:w="0" w:type="auto"/>
          </w:tcPr>
          <w:p w14:paraId="4536928E" w14:textId="77777777" w:rsidR="00E11334" w:rsidRDefault="00000000">
            <w:pPr>
              <w:pStyle w:val="Compact"/>
            </w:pPr>
            <w:r>
              <w:t>B1 primary output</w:t>
            </w:r>
          </w:p>
        </w:tc>
        <w:tc>
          <w:tcPr>
            <w:tcW w:w="0" w:type="auto"/>
          </w:tcPr>
          <w:p w14:paraId="59A12C06" w14:textId="77777777" w:rsidR="00E11334" w:rsidRDefault="00000000">
            <w:pPr>
              <w:pStyle w:val="Compact"/>
            </w:pPr>
            <w:r>
              <w:t>B2 primary output</w:t>
            </w:r>
          </w:p>
        </w:tc>
      </w:tr>
      <w:tr w:rsidR="00E11334" w14:paraId="27BD4C2B" w14:textId="77777777">
        <w:tc>
          <w:tcPr>
            <w:tcW w:w="0" w:type="auto"/>
          </w:tcPr>
          <w:p w14:paraId="2BF56D95" w14:textId="77777777" w:rsidR="00E11334" w:rsidRDefault="00000000">
            <w:pPr>
              <w:pStyle w:val="Compact"/>
            </w:pPr>
            <w:r>
              <w:t>load_inputs</w:t>
            </w:r>
          </w:p>
        </w:tc>
        <w:tc>
          <w:tcPr>
            <w:tcW w:w="0" w:type="auto"/>
          </w:tcPr>
          <w:p w14:paraId="0179BE5B" w14:textId="77777777" w:rsidR="00E11334" w:rsidRDefault="00000000">
            <w:pPr>
              <w:pStyle w:val="Compact"/>
            </w:pPr>
            <w:r>
              <w:t>5 upstream tables parsed</w:t>
            </w:r>
          </w:p>
        </w:tc>
        <w:tc>
          <w:tcPr>
            <w:tcW w:w="0" w:type="auto"/>
          </w:tcPr>
          <w:p w14:paraId="368858A4" w14:textId="77777777" w:rsidR="00E11334" w:rsidRDefault="00000000">
            <w:pPr>
              <w:pStyle w:val="Compact"/>
            </w:pPr>
            <w:r>
              <w:t>5 upstream tables parsed</w:t>
            </w:r>
          </w:p>
        </w:tc>
      </w:tr>
      <w:tr w:rsidR="00E11334" w14:paraId="6F8293B9" w14:textId="77777777">
        <w:tc>
          <w:tcPr>
            <w:tcW w:w="0" w:type="auto"/>
          </w:tcPr>
          <w:p w14:paraId="241FE298" w14:textId="77777777" w:rsidR="00E11334" w:rsidRDefault="00000000">
            <w:pPr>
              <w:pStyle w:val="Compact"/>
            </w:pPr>
            <w:r>
              <w:t>clean_data</w:t>
            </w:r>
          </w:p>
        </w:tc>
        <w:tc>
          <w:tcPr>
            <w:tcW w:w="0" w:type="auto"/>
          </w:tcPr>
          <w:p w14:paraId="764493F1" w14:textId="77777777" w:rsidR="00E11334" w:rsidRDefault="00000000">
            <w:pPr>
              <w:pStyle w:val="Compact"/>
            </w:pPr>
            <w:r>
              <w:rPr>
                <w:rStyle w:val="VerbatimChar"/>
              </w:rPr>
              <w:t>taxid_fixes.csv</w:t>
            </w:r>
            <w:r>
              <w:t xml:space="preserve"> applied; no controls declared</w:t>
            </w:r>
          </w:p>
        </w:tc>
        <w:tc>
          <w:tcPr>
            <w:tcW w:w="0" w:type="auto"/>
          </w:tcPr>
          <w:p w14:paraId="3FEC83A1" w14:textId="77777777" w:rsidR="00E11334" w:rsidRDefault="00000000">
            <w:pPr>
              <w:pStyle w:val="Compact"/>
            </w:pPr>
            <w:r>
              <w:t xml:space="preserve">no </w:t>
            </w:r>
            <w:r>
              <w:rPr>
                <w:rStyle w:val="VerbatimChar"/>
              </w:rPr>
              <w:t>taxid_fixes.csv</w:t>
            </w:r>
            <w:r>
              <w:t>; 2 controls (CTRL1, CTRL2) subtracted</w:t>
            </w:r>
          </w:p>
        </w:tc>
      </w:tr>
      <w:tr w:rsidR="00E11334" w14:paraId="17905FBD" w14:textId="77777777">
        <w:tc>
          <w:tcPr>
            <w:tcW w:w="0" w:type="auto"/>
          </w:tcPr>
          <w:p w14:paraId="7F6A110C" w14:textId="77777777" w:rsidR="00E11334" w:rsidRDefault="00000000">
            <w:pPr>
              <w:pStyle w:val="Compact"/>
            </w:pPr>
            <w:r>
              <w:t>normalisation</w:t>
            </w:r>
          </w:p>
        </w:tc>
        <w:tc>
          <w:tcPr>
            <w:tcW w:w="0" w:type="auto"/>
          </w:tcPr>
          <w:p w14:paraId="231CE87B" w14:textId="77777777" w:rsidR="00E11334" w:rsidRDefault="00000000">
            <w:pPr>
              <w:pStyle w:val="Compact"/>
            </w:pPr>
            <w:r>
              <w:t>gene-element TPM table written</w:t>
            </w:r>
          </w:p>
        </w:tc>
        <w:tc>
          <w:tcPr>
            <w:tcW w:w="0" w:type="auto"/>
          </w:tcPr>
          <w:p w14:paraId="270F788C" w14:textId="77777777" w:rsidR="00E11334" w:rsidRDefault="00000000">
            <w:pPr>
              <w:pStyle w:val="Compact"/>
            </w:pPr>
            <w:r>
              <w:t>gene-element TPM table written</w:t>
            </w:r>
          </w:p>
        </w:tc>
      </w:tr>
      <w:tr w:rsidR="00E11334" w14:paraId="36278700" w14:textId="77777777">
        <w:tc>
          <w:tcPr>
            <w:tcW w:w="0" w:type="auto"/>
          </w:tcPr>
          <w:p w14:paraId="18B59713" w14:textId="77777777" w:rsidR="00E11334" w:rsidRDefault="00000000">
            <w:pPr>
              <w:pStyle w:val="Compact"/>
            </w:pPr>
            <w:r>
              <w:t>taxonomy</w:t>
            </w:r>
          </w:p>
        </w:tc>
        <w:tc>
          <w:tcPr>
            <w:tcW w:w="0" w:type="auto"/>
          </w:tcPr>
          <w:p w14:paraId="09717D56" w14:textId="77777777" w:rsidR="00E11334" w:rsidRDefault="00000000">
            <w:pPr>
              <w:pStyle w:val="Compact"/>
            </w:pPr>
            <w:r>
              <w:t>2,971 / 11,196 (taxon, sample) rows kept (count ≥ 5)</w:t>
            </w:r>
          </w:p>
        </w:tc>
        <w:tc>
          <w:tcPr>
            <w:tcW w:w="0" w:type="auto"/>
          </w:tcPr>
          <w:p w14:paraId="61E20004" w14:textId="77777777" w:rsidR="00E11334" w:rsidRDefault="00000000">
            <w:pPr>
              <w:pStyle w:val="Compact"/>
            </w:pPr>
            <w:r>
              <w:t>5,570 / 6,549 (taxon, sample) rows kept</w:t>
            </w:r>
          </w:p>
        </w:tc>
      </w:tr>
      <w:tr w:rsidR="00E11334" w14:paraId="1C09DDFA" w14:textId="77777777">
        <w:tc>
          <w:tcPr>
            <w:tcW w:w="0" w:type="auto"/>
          </w:tcPr>
          <w:p w14:paraId="2572D3E8" w14:textId="77777777" w:rsidR="00E11334" w:rsidRDefault="00000000">
            <w:pPr>
              <w:pStyle w:val="Compact"/>
            </w:pPr>
            <w:r>
              <w:lastRenderedPageBreak/>
              <w:t>relative_abundance</w:t>
            </w:r>
          </w:p>
        </w:tc>
        <w:tc>
          <w:tcPr>
            <w:tcW w:w="0" w:type="auto"/>
          </w:tcPr>
          <w:p w14:paraId="41383B01" w14:textId="77777777" w:rsidR="00E11334" w:rsidRDefault="00000000">
            <w:pPr>
              <w:pStyle w:val="Compact"/>
            </w:pPr>
            <w:r>
              <w:t>1,700 / 72,152 rows kept (count &gt; 17); top-50 + Others</w:t>
            </w:r>
          </w:p>
        </w:tc>
        <w:tc>
          <w:tcPr>
            <w:tcW w:w="0" w:type="auto"/>
          </w:tcPr>
          <w:p w14:paraId="253C7965" w14:textId="77777777" w:rsidR="00E11334" w:rsidRDefault="00000000">
            <w:pPr>
              <w:pStyle w:val="Compact"/>
            </w:pPr>
            <w:r>
              <w:t>7,557 / 18,073 rows kept; top-50 + Others</w:t>
            </w:r>
          </w:p>
        </w:tc>
      </w:tr>
      <w:tr w:rsidR="00E11334" w14:paraId="77A4A36B" w14:textId="77777777">
        <w:tc>
          <w:tcPr>
            <w:tcW w:w="0" w:type="auto"/>
          </w:tcPr>
          <w:p w14:paraId="419581D5" w14:textId="77777777" w:rsidR="00E11334" w:rsidRDefault="00000000">
            <w:pPr>
              <w:pStyle w:val="Compact"/>
            </w:pPr>
            <w:r>
              <w:t>alpha_diversity</w:t>
            </w:r>
          </w:p>
        </w:tc>
        <w:tc>
          <w:tcPr>
            <w:tcW w:w="0" w:type="auto"/>
          </w:tcPr>
          <w:p w14:paraId="1FA2A332" w14:textId="77777777" w:rsidR="00E11334" w:rsidRDefault="00000000">
            <w:pPr>
              <w:pStyle w:val="Compact"/>
            </w:pPr>
            <w:r>
              <w:t>9 metrics × 18 samples; KW per metric</w:t>
            </w:r>
          </w:p>
        </w:tc>
        <w:tc>
          <w:tcPr>
            <w:tcW w:w="0" w:type="auto"/>
          </w:tcPr>
          <w:p w14:paraId="3D5B6E56" w14:textId="77777777" w:rsidR="00E11334" w:rsidRDefault="00000000">
            <w:pPr>
              <w:pStyle w:val="Compact"/>
            </w:pPr>
            <w:r>
              <w:t>9 metrics × 32 samples; KW per metric</w:t>
            </w:r>
          </w:p>
        </w:tc>
      </w:tr>
      <w:tr w:rsidR="00E11334" w:rsidRPr="00DE1864" w14:paraId="7BEEA29D" w14:textId="77777777">
        <w:tc>
          <w:tcPr>
            <w:tcW w:w="0" w:type="auto"/>
          </w:tcPr>
          <w:p w14:paraId="021E3955" w14:textId="77777777" w:rsidR="00E11334" w:rsidRDefault="00000000">
            <w:pPr>
              <w:pStyle w:val="Compact"/>
            </w:pPr>
            <w:r>
              <w:t>beta_diversity</w:t>
            </w:r>
          </w:p>
        </w:tc>
        <w:tc>
          <w:tcPr>
            <w:tcW w:w="0" w:type="auto"/>
          </w:tcPr>
          <w:p w14:paraId="5C8A3649" w14:textId="77777777" w:rsidR="00E11334" w:rsidRPr="004C3A3C" w:rsidRDefault="00000000">
            <w:pPr>
              <w:pStyle w:val="Compact"/>
              <w:rPr>
                <w:lang w:val="es-ES"/>
              </w:rPr>
            </w:pPr>
            <w:r w:rsidRPr="004C3A3C">
              <w:rPr>
                <w:lang w:val="es-ES"/>
              </w:rPr>
              <w:t>PERMANOVA R² = 0.145, p = 0.22; PERMDISP p = 0.027</w:t>
            </w:r>
          </w:p>
        </w:tc>
        <w:tc>
          <w:tcPr>
            <w:tcW w:w="0" w:type="auto"/>
          </w:tcPr>
          <w:p w14:paraId="3D518881" w14:textId="77777777" w:rsidR="00E11334" w:rsidRPr="004C3A3C" w:rsidRDefault="00000000">
            <w:pPr>
              <w:pStyle w:val="Compact"/>
              <w:rPr>
                <w:lang w:val="es-ES"/>
              </w:rPr>
            </w:pPr>
            <w:r w:rsidRPr="004C3A3C">
              <w:rPr>
                <w:lang w:val="es-ES"/>
              </w:rPr>
              <w:t>PERMANOVA R² = 0.121, p = 0.15; PERMDISP p = 0.053</w:t>
            </w:r>
          </w:p>
        </w:tc>
      </w:tr>
      <w:tr w:rsidR="00E11334" w14:paraId="696BF136" w14:textId="77777777">
        <w:tc>
          <w:tcPr>
            <w:tcW w:w="0" w:type="auto"/>
          </w:tcPr>
          <w:p w14:paraId="0CE15481" w14:textId="77777777" w:rsidR="00E11334" w:rsidRDefault="00000000">
            <w:pPr>
              <w:pStyle w:val="Compact"/>
            </w:pPr>
            <w:r>
              <w:t>differential_abundance</w:t>
            </w:r>
          </w:p>
        </w:tc>
        <w:tc>
          <w:tcPr>
            <w:tcW w:w="0" w:type="auto"/>
          </w:tcPr>
          <w:p w14:paraId="3B7388E5" w14:textId="77777777" w:rsidR="00E11334" w:rsidRDefault="00000000">
            <w:pPr>
              <w:pStyle w:val="Compact"/>
            </w:pPr>
            <w:r>
              <w:t>31 taxa + 157 gene features; 3 pairwise contrasts</w:t>
            </w:r>
          </w:p>
        </w:tc>
        <w:tc>
          <w:tcPr>
            <w:tcW w:w="0" w:type="auto"/>
          </w:tcPr>
          <w:p w14:paraId="5A577D3A" w14:textId="77777777" w:rsidR="00E11334" w:rsidRDefault="00000000">
            <w:pPr>
              <w:pStyle w:val="Compact"/>
            </w:pPr>
            <w:r>
              <w:t>53 taxa + 221 gene features; 6 pairwise contrasts</w:t>
            </w:r>
          </w:p>
        </w:tc>
      </w:tr>
      <w:tr w:rsidR="00E11334" w14:paraId="7B9DC581" w14:textId="77777777">
        <w:tc>
          <w:tcPr>
            <w:tcW w:w="0" w:type="auto"/>
          </w:tcPr>
          <w:p w14:paraId="6D1187F8" w14:textId="77777777" w:rsidR="00E11334" w:rsidRDefault="00000000">
            <w:pPr>
              <w:pStyle w:val="Compact"/>
            </w:pPr>
            <w:r>
              <w:t>resistome (CARD)</w:t>
            </w:r>
          </w:p>
        </w:tc>
        <w:tc>
          <w:tcPr>
            <w:tcW w:w="0" w:type="auto"/>
          </w:tcPr>
          <w:p w14:paraId="549A2FC0" w14:textId="77777777" w:rsidR="00E11334" w:rsidRDefault="00000000">
            <w:pPr>
              <w:pStyle w:val="Compact"/>
            </w:pPr>
            <w:r>
              <w:t>348 rows / 85 genes / 18 drug classes</w:t>
            </w:r>
          </w:p>
        </w:tc>
        <w:tc>
          <w:tcPr>
            <w:tcW w:w="0" w:type="auto"/>
          </w:tcPr>
          <w:p w14:paraId="3A26BFED" w14:textId="77777777" w:rsidR="00E11334" w:rsidRDefault="00000000">
            <w:pPr>
              <w:pStyle w:val="Compact"/>
            </w:pPr>
            <w:r>
              <w:t>648 rows / 99 genes / 20 drug classes</w:t>
            </w:r>
          </w:p>
        </w:tc>
      </w:tr>
      <w:tr w:rsidR="00E11334" w14:paraId="1D5BFDE8" w14:textId="77777777">
        <w:tc>
          <w:tcPr>
            <w:tcW w:w="0" w:type="auto"/>
          </w:tcPr>
          <w:p w14:paraId="6EAEE0F8" w14:textId="77777777" w:rsidR="00E11334" w:rsidRDefault="00000000">
            <w:pPr>
              <w:pStyle w:val="Compact"/>
            </w:pPr>
            <w:r>
              <w:t>virulome (VFDB)</w:t>
            </w:r>
          </w:p>
        </w:tc>
        <w:tc>
          <w:tcPr>
            <w:tcW w:w="0" w:type="auto"/>
          </w:tcPr>
          <w:p w14:paraId="45F974B7" w14:textId="77777777" w:rsidR="00E11334" w:rsidRDefault="00000000">
            <w:pPr>
              <w:pStyle w:val="Compact"/>
            </w:pPr>
            <w:r>
              <w:t>320 rows / 140 genes / 6 VF functions (17 / 18 samples)</w:t>
            </w:r>
          </w:p>
        </w:tc>
        <w:tc>
          <w:tcPr>
            <w:tcW w:w="0" w:type="auto"/>
          </w:tcPr>
          <w:p w14:paraId="0DFF7C9B" w14:textId="77777777" w:rsidR="00E11334" w:rsidRDefault="00000000">
            <w:pPr>
              <w:pStyle w:val="Compact"/>
            </w:pPr>
            <w:r>
              <w:t>492 rows / 156 genes / 8 VF functions (26 / 32 samples)</w:t>
            </w:r>
          </w:p>
        </w:tc>
      </w:tr>
      <w:tr w:rsidR="00E11334" w14:paraId="7C196016" w14:textId="77777777">
        <w:tc>
          <w:tcPr>
            <w:tcW w:w="0" w:type="auto"/>
          </w:tcPr>
          <w:p w14:paraId="6D287E93" w14:textId="77777777" w:rsidR="00E11334" w:rsidRDefault="00000000">
            <w:pPr>
              <w:pStyle w:val="Compact"/>
            </w:pPr>
            <w:r>
              <w:t>mobilome (PlasmidFinder)</w:t>
            </w:r>
          </w:p>
        </w:tc>
        <w:tc>
          <w:tcPr>
            <w:tcW w:w="0" w:type="auto"/>
          </w:tcPr>
          <w:p w14:paraId="458CD0AD" w14:textId="77777777" w:rsidR="00E11334" w:rsidRDefault="00000000">
            <w:pPr>
              <w:pStyle w:val="Compact"/>
            </w:pPr>
            <w:r>
              <w:t>65 rows / 10 replicons / 3 families</w:t>
            </w:r>
          </w:p>
        </w:tc>
        <w:tc>
          <w:tcPr>
            <w:tcW w:w="0" w:type="auto"/>
          </w:tcPr>
          <w:p w14:paraId="462E5FAE" w14:textId="77777777" w:rsidR="00E11334" w:rsidRDefault="00000000">
            <w:pPr>
              <w:pStyle w:val="Compact"/>
            </w:pPr>
            <w:r>
              <w:t>137 rows / 25 replicons / 5 families</w:t>
            </w:r>
          </w:p>
        </w:tc>
      </w:tr>
      <w:tr w:rsidR="00E11334" w14:paraId="57C41C7A" w14:textId="77777777">
        <w:tc>
          <w:tcPr>
            <w:tcW w:w="0" w:type="auto"/>
          </w:tcPr>
          <w:p w14:paraId="74882FF0" w14:textId="77777777" w:rsidR="00E11334" w:rsidRDefault="00000000">
            <w:pPr>
              <w:pStyle w:val="Compact"/>
            </w:pPr>
            <w:r>
              <w:t>network</w:t>
            </w:r>
          </w:p>
        </w:tc>
        <w:tc>
          <w:tcPr>
            <w:tcW w:w="0" w:type="auto"/>
          </w:tcPr>
          <w:p w14:paraId="27A40572" w14:textId="77777777" w:rsidR="00E11334" w:rsidRDefault="00000000">
            <w:pPr>
              <w:pStyle w:val="Compact"/>
            </w:pPr>
            <w:r>
              <w:t>247 edges, 100 nodes (18 + 42 + 40); modularity = 0.31</w:t>
            </w:r>
          </w:p>
        </w:tc>
        <w:tc>
          <w:tcPr>
            <w:tcW w:w="0" w:type="auto"/>
          </w:tcPr>
          <w:p w14:paraId="5A71B89C" w14:textId="77777777" w:rsidR="00E11334" w:rsidRDefault="00000000">
            <w:pPr>
              <w:pStyle w:val="Compact"/>
            </w:pPr>
            <w:r>
              <w:t>576 edges, 210 nodes (32 + 77 + 101); modularity = 0.40</w:t>
            </w:r>
          </w:p>
        </w:tc>
      </w:tr>
      <w:tr w:rsidR="00E11334" w14:paraId="764A04B8" w14:textId="77777777">
        <w:tc>
          <w:tcPr>
            <w:tcW w:w="0" w:type="auto"/>
          </w:tcPr>
          <w:p w14:paraId="19854C10" w14:textId="6E34B3A2" w:rsidR="00E11334" w:rsidRDefault="00000000">
            <w:pPr>
              <w:pStyle w:val="Compact"/>
            </w:pPr>
            <w:r>
              <w:t xml:space="preserve">panels </w:t>
            </w:r>
          </w:p>
        </w:tc>
        <w:tc>
          <w:tcPr>
            <w:tcW w:w="0" w:type="auto"/>
          </w:tcPr>
          <w:p w14:paraId="29C3D030" w14:textId="77777777" w:rsidR="00E11334" w:rsidRDefault="00000000">
            <w:pPr>
              <w:pStyle w:val="Compact"/>
            </w:pPr>
            <w:r>
              <w:t xml:space="preserve">main + supplementary composite figures (PNG / TIFF) + </w:t>
            </w:r>
            <w:r>
              <w:rPr>
                <w:rStyle w:val="VerbatimChar"/>
              </w:rPr>
              <w:t>supplementary_tables.xlsx</w:t>
            </w:r>
          </w:p>
        </w:tc>
        <w:tc>
          <w:tcPr>
            <w:tcW w:w="0" w:type="auto"/>
          </w:tcPr>
          <w:p w14:paraId="58169B20" w14:textId="77777777" w:rsidR="00E11334" w:rsidRDefault="00000000">
            <w:pPr>
              <w:pStyle w:val="Compact"/>
            </w:pPr>
            <w:r>
              <w:t xml:space="preserve">main + supplementary composite figures (PNG / TIFF) + </w:t>
            </w:r>
            <w:r>
              <w:rPr>
                <w:rStyle w:val="VerbatimChar"/>
              </w:rPr>
              <w:t>supplementary_tables.xlsx</w:t>
            </w:r>
          </w:p>
        </w:tc>
      </w:tr>
      <w:tr w:rsidR="00E11334" w:rsidRPr="00DE1864" w14:paraId="730DBDD0" w14:textId="77777777">
        <w:tc>
          <w:tcPr>
            <w:tcW w:w="0" w:type="auto"/>
          </w:tcPr>
          <w:p w14:paraId="10A40ED8" w14:textId="77777777" w:rsidR="00E11334" w:rsidRDefault="00000000">
            <w:pPr>
              <w:pStyle w:val="Compact"/>
            </w:pPr>
            <w:r>
              <w:t>manifest</w:t>
            </w:r>
          </w:p>
        </w:tc>
        <w:tc>
          <w:tcPr>
            <w:tcW w:w="0" w:type="auto"/>
          </w:tcPr>
          <w:p w14:paraId="00DA1BA9"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85 kB)</w:t>
            </w:r>
          </w:p>
        </w:tc>
        <w:tc>
          <w:tcPr>
            <w:tcW w:w="0" w:type="auto"/>
          </w:tcPr>
          <w:p w14:paraId="4A63D5CC" w14:textId="77777777" w:rsidR="00E11334" w:rsidRPr="004C3A3C" w:rsidRDefault="00000000">
            <w:pPr>
              <w:pStyle w:val="Compact"/>
              <w:rPr>
                <w:lang w:val="es-ES"/>
              </w:rPr>
            </w:pPr>
            <w:r w:rsidRPr="004C3A3C">
              <w:rPr>
                <w:rStyle w:val="VerbatimChar"/>
                <w:lang w:val="es-ES"/>
              </w:rPr>
              <w:t>manifest.json</w:t>
            </w:r>
            <w:r w:rsidRPr="004C3A3C">
              <w:rPr>
                <w:lang w:val="es-ES"/>
              </w:rPr>
              <w:t xml:space="preserve"> (contract v1.2; 80 kB)</w:t>
            </w:r>
          </w:p>
        </w:tc>
      </w:tr>
      <w:tr w:rsidR="00E11334" w14:paraId="27E9AE56" w14:textId="77777777">
        <w:tc>
          <w:tcPr>
            <w:tcW w:w="0" w:type="auto"/>
          </w:tcPr>
          <w:p w14:paraId="7137BD89" w14:textId="77777777" w:rsidR="00E11334" w:rsidRDefault="00000000">
            <w:pPr>
              <w:pStyle w:val="Compact"/>
            </w:pPr>
            <w:r>
              <w:t>report</w:t>
            </w:r>
          </w:p>
        </w:tc>
        <w:tc>
          <w:tcPr>
            <w:tcW w:w="0" w:type="auto"/>
          </w:tcPr>
          <w:p w14:paraId="026F1D0C" w14:textId="77777777" w:rsidR="00E11334" w:rsidRDefault="00000000">
            <w:pPr>
              <w:pStyle w:val="Compact"/>
            </w:pPr>
            <w:r>
              <w:t>Quarto dashboard HTML (~14 MB)</w:t>
            </w:r>
          </w:p>
        </w:tc>
        <w:tc>
          <w:tcPr>
            <w:tcW w:w="0" w:type="auto"/>
          </w:tcPr>
          <w:p w14:paraId="7BB9F49A" w14:textId="77777777" w:rsidR="00E11334" w:rsidRDefault="00000000">
            <w:pPr>
              <w:pStyle w:val="Compact"/>
            </w:pPr>
            <w:r>
              <w:t>Quarto dashboard HTML (~18 MB)</w:t>
            </w:r>
          </w:p>
        </w:tc>
      </w:tr>
    </w:tbl>
    <w:p w14:paraId="4AD1E37F" w14:textId="03B5F643" w:rsidR="00E11334" w:rsidRDefault="00CA3D33" w:rsidP="005D0BC2">
      <w:pPr>
        <w:pStyle w:val="BodyText"/>
        <w:jc w:val="both"/>
      </w:pPr>
      <w:r>
        <w:t>Across both cohorts (</w:t>
      </w:r>
      <w:r w:rsidRPr="00CA3D33">
        <w:rPr>
          <w:b/>
          <w:bCs/>
        </w:rPr>
        <w:t>Table 1</w:t>
      </w:r>
      <w:r>
        <w:t xml:space="preserve">), every enabled stage produced its expected primary artefact under identical settings. Feature counts scale with cohort size and grouping complexity: B2 (n=32, 4-level `Treatment_Bird`) yields ~1.5–2× the resistome (648 vs 348 rows), virulome (492 vs 320) and mobilome (137 vs 65) rows of B1, with 53 vs 31 differentially abundant taxa across 6 vs 3 pairwise contrasts and a denser integrated network (576 edges/210 nodes/modularity 0.40 vs 247/100/0.31). The pipeline closes cleanly on both runs, producing a contract-v1.2 `manifest.json` (~80–85 kB) and a Quarto HTML dashboard (~14–18 MB). </w:t>
      </w:r>
      <w:r w:rsidR="005D0BC2">
        <w:t>T</w:t>
      </w:r>
      <w:r>
        <w:t>he performance profile</w:t>
      </w:r>
      <w:r w:rsidR="005D0BC2">
        <w:t xml:space="preserve"> (</w:t>
      </w:r>
      <w:r w:rsidR="005D0BC2" w:rsidRPr="00CA3D33">
        <w:rPr>
          <w:b/>
          <w:bCs/>
        </w:rPr>
        <w:t>Figure 2</w:t>
      </w:r>
      <w:r w:rsidR="005D0BC2">
        <w:t>) illustrated that the</w:t>
      </w:r>
      <w:r>
        <w:t xml:space="preserve"> </w:t>
      </w:r>
      <w:r w:rsidR="005D0BC2">
        <w:t>e</w:t>
      </w:r>
      <w:r>
        <w:t xml:space="preserve">nd-to-end runtime grew from 6m 41s on B1 to 8m 19s on B2 (+24 %, sublinear in both sample count and pairwise-contrast count), dominated on both cohorts by ALDEx2 differential abundance (32 % of B1 total, 40 % of B2). Peak R-process memory tracks the same monotone profile — climbing through the gene-element domains as the joint long-form </w:t>
      </w:r>
      <w:r>
        <w:rPr>
          <w:rStyle w:val="VerbatimChar"/>
        </w:rPr>
        <w:t>(sample × gene)</w:t>
      </w:r>
      <w:r>
        <w:t xml:space="preserve"> tables grow (~1 GB plateau) and tops out during R/1</w:t>
      </w:r>
      <w:r w:rsidR="005D0BC2">
        <w:t>3</w:t>
      </w:r>
      <w:r>
        <w:t xml:space="preserve"> panel assembly (1.33 GB on B1, 1.51 GB on B2), where every domain's PNGs and tables are loaded simultaneously to lay out); the </w:t>
      </w:r>
      <w:r>
        <w:rPr>
          <w:rStyle w:val="VerbatimChar"/>
        </w:rPr>
        <w:t>report</w:t>
      </w:r>
      <w:r>
        <w:t xml:space="preserve"> stage's modest peak (~0.6 GB) reflects work delegated to the external Quarto process.</w:t>
      </w:r>
    </w:p>
    <w:p w14:paraId="22645E3B" w14:textId="77777777" w:rsidR="00CD7FBE" w:rsidRDefault="00000000" w:rsidP="00CD7FBE">
      <w:pPr>
        <w:pStyle w:val="BodyText"/>
        <w:keepNext/>
      </w:pPr>
      <w:r>
        <w:rPr>
          <w:noProof/>
        </w:rPr>
        <w:lastRenderedPageBreak/>
        <w:drawing>
          <wp:inline distT="0" distB="0" distL="0" distR="0" wp14:anchorId="0C1C2BD4" wp14:editId="6B3E6D3A">
            <wp:extent cx="5951220" cy="6568440"/>
            <wp:effectExtent l="0" t="0" r="0" b="0"/>
            <wp:docPr id="18" name="Picture" descr="Figure 2. Pipeline performance on the two validation cohorts. (A) Per-stage wall time (log scale) and (B) peak R-process heap, both with stages sorted by B2 runtime. (C) Cumulative wall time and (D) running peak memory across the 15 stages in pipeline order. Both runs used identical pipeline commit eee122c, R 4.5.0 single thread, PERMANOVA 9999 permutations, ALDEx2 mc.samples = 128. B1 = chicken_batch1 (PC_JC_2024-11-29; n=18; 3 dietary groups). B2 = chicken_batch2 (JC_FL_2025-05-20; n=32; 4-level Treatment_Bird, block random effect, two declared negative controls). Source: generate_figure2.R."/>
            <wp:cNvGraphicFramePr/>
            <a:graphic xmlns:a="http://schemas.openxmlformats.org/drawingml/2006/main">
              <a:graphicData uri="http://schemas.openxmlformats.org/drawingml/2006/picture">
                <pic:pic xmlns:pic="http://schemas.openxmlformats.org/drawingml/2006/picture">
                  <pic:nvPicPr>
                    <pic:cNvPr id="19" name="Picture" descr="figure2_pipeline_performance.png"/>
                    <pic:cNvPicPr>
                      <a:picLocks noChangeAspect="1" noChangeArrowheads="1"/>
                    </pic:cNvPicPr>
                  </pic:nvPicPr>
                  <pic:blipFill>
                    <a:blip r:embed="rId14"/>
                    <a:stretch>
                      <a:fillRect/>
                    </a:stretch>
                  </pic:blipFill>
                  <pic:spPr bwMode="auto">
                    <a:xfrm>
                      <a:off x="0" y="0"/>
                      <a:ext cx="5951702" cy="6568972"/>
                    </a:xfrm>
                    <a:prstGeom prst="rect">
                      <a:avLst/>
                    </a:prstGeom>
                    <a:noFill/>
                    <a:ln w="9525">
                      <a:noFill/>
                      <a:headEnd/>
                      <a:tailEnd/>
                    </a:ln>
                  </pic:spPr>
                </pic:pic>
              </a:graphicData>
            </a:graphic>
          </wp:inline>
        </w:drawing>
      </w:r>
    </w:p>
    <w:p w14:paraId="71115933" w14:textId="570BF48A" w:rsidR="00E11334" w:rsidRPr="00CD7FBE" w:rsidRDefault="00CD7FBE" w:rsidP="00CD7FBE">
      <w:pPr>
        <w:pStyle w:val="Caption"/>
        <w:jc w:val="both"/>
        <w:rPr>
          <w:i w:val="0"/>
          <w:iCs/>
          <w:sz w:val="22"/>
          <w:szCs w:val="22"/>
        </w:rPr>
      </w:pPr>
      <w:r w:rsidRPr="00CD7FBE">
        <w:rPr>
          <w:b/>
          <w:bCs/>
          <w:i w:val="0"/>
          <w:iCs/>
          <w:sz w:val="22"/>
          <w:szCs w:val="22"/>
        </w:rPr>
        <w:t xml:space="preserve">Figure </w:t>
      </w:r>
      <w:r w:rsidRPr="00CD7FBE">
        <w:rPr>
          <w:b/>
          <w:bCs/>
          <w:i w:val="0"/>
          <w:iCs/>
          <w:sz w:val="22"/>
          <w:szCs w:val="22"/>
        </w:rPr>
        <w:fldChar w:fldCharType="begin"/>
      </w:r>
      <w:r w:rsidRPr="00CD7FBE">
        <w:rPr>
          <w:b/>
          <w:bCs/>
          <w:i w:val="0"/>
          <w:iCs/>
          <w:sz w:val="22"/>
          <w:szCs w:val="22"/>
        </w:rPr>
        <w:instrText xml:space="preserve"> SEQ Figure \* ARABIC </w:instrText>
      </w:r>
      <w:r w:rsidRPr="00CD7FBE">
        <w:rPr>
          <w:b/>
          <w:bCs/>
          <w:i w:val="0"/>
          <w:iCs/>
          <w:sz w:val="22"/>
          <w:szCs w:val="22"/>
        </w:rPr>
        <w:fldChar w:fldCharType="separate"/>
      </w:r>
      <w:r w:rsidRPr="00CD7FBE">
        <w:rPr>
          <w:b/>
          <w:bCs/>
          <w:i w:val="0"/>
          <w:iCs/>
          <w:noProof/>
          <w:sz w:val="22"/>
          <w:szCs w:val="22"/>
        </w:rPr>
        <w:t>2</w:t>
      </w:r>
      <w:r w:rsidRPr="00CD7FBE">
        <w:rPr>
          <w:b/>
          <w:bCs/>
          <w:i w:val="0"/>
          <w:iCs/>
          <w:sz w:val="22"/>
          <w:szCs w:val="22"/>
        </w:rPr>
        <w:fldChar w:fldCharType="end"/>
      </w:r>
      <w:r w:rsidRPr="00CD7FBE">
        <w:rPr>
          <w:i w:val="0"/>
          <w:iCs/>
          <w:sz w:val="22"/>
          <w:szCs w:val="22"/>
        </w:rPr>
        <w:t>. Pipeline performance on the two validation cohorts. (A) Per-stage wall time (log scale) and (B) peak R-process heap, sorted by B2 runtime. (C) Cumulative wall time and (D) running peak memory in pipeline order. R 4.5.0 single-thread</w:t>
      </w:r>
      <w:r>
        <w:rPr>
          <w:i w:val="0"/>
          <w:iCs/>
          <w:sz w:val="22"/>
          <w:szCs w:val="22"/>
        </w:rPr>
        <w:t xml:space="preserve"> analysis</w:t>
      </w:r>
      <w:r w:rsidRPr="00CD7FBE">
        <w:rPr>
          <w:i w:val="0"/>
          <w:iCs/>
          <w:sz w:val="22"/>
          <w:szCs w:val="22"/>
        </w:rPr>
        <w:t xml:space="preserve">, </w:t>
      </w:r>
      <w:r>
        <w:rPr>
          <w:i w:val="0"/>
          <w:iCs/>
          <w:sz w:val="22"/>
          <w:szCs w:val="22"/>
        </w:rPr>
        <w:t xml:space="preserve">including </w:t>
      </w:r>
      <w:r w:rsidRPr="00CD7FBE">
        <w:rPr>
          <w:i w:val="0"/>
          <w:iCs/>
          <w:sz w:val="22"/>
          <w:szCs w:val="22"/>
        </w:rPr>
        <w:t xml:space="preserve">PERMANOVA 9999 permutations, ALDEx2 `mc.samples` = 128. B1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 xml:space="preserve">1 (n=18, 3 dietary groups); B2 = </w:t>
      </w:r>
      <w:r>
        <w:rPr>
          <w:i w:val="0"/>
          <w:iCs/>
          <w:sz w:val="22"/>
          <w:szCs w:val="22"/>
        </w:rPr>
        <w:t>C</w:t>
      </w:r>
      <w:r w:rsidRPr="00CD7FBE">
        <w:rPr>
          <w:i w:val="0"/>
          <w:iCs/>
          <w:sz w:val="22"/>
          <w:szCs w:val="22"/>
        </w:rPr>
        <w:t>hicken</w:t>
      </w:r>
      <w:r>
        <w:rPr>
          <w:i w:val="0"/>
          <w:iCs/>
          <w:sz w:val="22"/>
          <w:szCs w:val="22"/>
        </w:rPr>
        <w:t xml:space="preserve"> </w:t>
      </w:r>
      <w:r w:rsidRPr="00CD7FBE">
        <w:rPr>
          <w:i w:val="0"/>
          <w:iCs/>
          <w:sz w:val="22"/>
          <w:szCs w:val="22"/>
        </w:rPr>
        <w:t>batch</w:t>
      </w:r>
      <w:r>
        <w:rPr>
          <w:i w:val="0"/>
          <w:iCs/>
          <w:sz w:val="22"/>
          <w:szCs w:val="22"/>
        </w:rPr>
        <w:t xml:space="preserve"> </w:t>
      </w:r>
      <w:r w:rsidRPr="00CD7FBE">
        <w:rPr>
          <w:i w:val="0"/>
          <w:iCs/>
          <w:sz w:val="22"/>
          <w:szCs w:val="22"/>
        </w:rPr>
        <w:t>2 (n=32, 4-level `Treatment_Bird`, `block` random effect, two negative controls)</w:t>
      </w:r>
    </w:p>
    <w:p w14:paraId="4197E01B" w14:textId="16268C14" w:rsidR="00E11334" w:rsidRDefault="00000000" w:rsidP="00AD2E52">
      <w:pPr>
        <w:pStyle w:val="BodyText"/>
        <w:jc w:val="both"/>
      </w:pPr>
      <w:r>
        <w:t xml:space="preserve">One expected and deliberate divergence concerns the resistome stage: the ground-truth </w:t>
      </w:r>
      <w:r>
        <w:rPr>
          <w:rStyle w:val="VerbatimChar"/>
        </w:rPr>
        <w:t>cleanData.R</w:t>
      </w:r>
      <w:r>
        <w:t xml:space="preserve"> </w:t>
      </w:r>
      <w:r w:rsidR="00AD2E52">
        <w:t>misparses</w:t>
      </w:r>
      <w:r>
        <w:t xml:space="preserve"> taxids carrying variant suffixes, dropping the corresponding ABRicate rows. R/02 fixes this parsing bug, so the pipeline retains 110 additional (sample, </w:t>
      </w:r>
      <w:r>
        <w:lastRenderedPageBreak/>
        <w:t>GENE) rows relative to the hand-edited output (</w:t>
      </w:r>
      <w:r>
        <w:rPr>
          <w:rStyle w:val="VerbatimChar"/>
        </w:rPr>
        <w:t>scripts/diff_normdata.R</w:t>
      </w:r>
      <w:r>
        <w:t xml:space="preserve"> on the 2026-06-23 B1 run: pipeline = 733 rows, ground truth = 623; 121 rows gained by the parsing fix, 11 rows present in the ground truth that the pipeline currently drops — concentrated in a handful of plasmid replicon and accessory resistance calls, queued for inspection rather than treated as a regression). Jaccard agreement on the </w:t>
      </w:r>
      <w:r>
        <w:rPr>
          <w:rStyle w:val="VerbatimChar"/>
        </w:rPr>
        <w:t>(sample, GENE)</w:t>
      </w:r>
      <w:r>
        <w:t xml:space="preserve"> key set is 0.82. Across the other stages with directly comparable ground-truth artefacts, sample-set agreement is exact </w:t>
      </w:r>
      <w:r w:rsidR="00AD2E52">
        <w:t>for alpha diversity (18/18), and Jaccard for the network Gephi exports against the most recent</w:t>
      </w:r>
      <w:r>
        <w:t xml:space="preserve"> hand-edited snapshot is 0.85 (nodes) and 0.87 (edges). Per-stage </w:t>
      </w:r>
      <w:r w:rsidR="00AD2E52">
        <w:t>comparisons against the remaining hand-edited artefacts — taxonomy, beta diversity, and differential abundance — are</w:t>
      </w:r>
      <w:r>
        <w:t xml:space="preserve"> deferred to a separate validation effort. The Re-centrifuge column-slicing heuristic in R/02 is acknowledged as still coarse and is queued for rework.</w:t>
      </w:r>
    </w:p>
    <w:p w14:paraId="7A7D38E8" w14:textId="77777777" w:rsidR="00E11334" w:rsidRDefault="00000000">
      <w:pPr>
        <w:pStyle w:val="Heading2"/>
      </w:pPr>
      <w:bookmarkStart w:id="35" w:name="X50c7748aa6d421f569a5daf2425c9e7043a6cad"/>
      <w:bookmarkEnd w:id="32"/>
      <w:commentRangeStart w:id="36"/>
      <w:r>
        <w:t>4 Conclusion</w:t>
      </w:r>
      <w:commentRangeEnd w:id="36"/>
      <w:r w:rsidR="000B179A">
        <w:rPr>
          <w:rStyle w:val="CommentReference"/>
          <w:sz w:val="32"/>
          <w:szCs w:val="32"/>
        </w:rPr>
        <w:commentReference w:id="36"/>
      </w:r>
    </w:p>
    <w:p w14:paraId="30FD18F7" w14:textId="7DC71A47" w:rsidR="00E11334" w:rsidRDefault="00DA1A6B" w:rsidP="00DA1A6B">
      <w:pPr>
        <w:pStyle w:val="FirstParagraph"/>
        <w:jc w:val="both"/>
      </w:pPr>
      <w:r>
        <w:t xml:space="preserve">MERIDIAN consolidates community analyses, functional profiling, and integrated network reconstruction into a single configuration-driven R project for </w:t>
      </w:r>
      <w:r>
        <w:rPr>
          <w:rFonts w:hint="eastAsia"/>
        </w:rPr>
        <w:t>long-read shotgun metagenomics. Single-thread end-to-end execution completes in minutes with a low memory footprint, scaling sublinearly with cohort</w:t>
      </w:r>
      <w:r>
        <w:t xml:space="preserve"> </w:t>
      </w:r>
      <w:r>
        <w:rPr>
          <w:rFonts w:hint="eastAsia"/>
        </w:rPr>
        <w:t xml:space="preserve">size and grouping complexity. It is in active development; we are releasing this alpha-stage workflow </w:t>
      </w:r>
      <w:r w:rsidR="00DE1864">
        <w:t xml:space="preserve">(v0.1.0) </w:t>
      </w:r>
      <w:r>
        <w:rPr>
          <w:rFonts w:hint="eastAsia"/>
        </w:rPr>
        <w:t>now to invite feedback from groups running</w:t>
      </w:r>
      <w:r>
        <w:t xml:space="preserve"> </w:t>
      </w:r>
      <w:r>
        <w:rPr>
          <w:rFonts w:hint="eastAsia"/>
        </w:rPr>
        <w:t>comparable analyses.</w:t>
      </w:r>
    </w:p>
    <w:p w14:paraId="78B378CB" w14:textId="77777777" w:rsidR="00E11334" w:rsidRDefault="00892569">
      <w:r>
        <w:rPr>
          <w:noProof/>
        </w:rPr>
      </w:r>
      <w:r>
        <w:pict w14:anchorId="246CB69A">
          <v:rect id="Horizontal Lin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2E0560" w14:textId="1FD7F7D2" w:rsidR="00E11334" w:rsidRDefault="00000000" w:rsidP="00AD2E52">
      <w:pPr>
        <w:pStyle w:val="FirstParagraph"/>
        <w:jc w:val="both"/>
      </w:pPr>
      <w:r>
        <w:rPr>
          <w:b/>
          <w:bCs/>
        </w:rPr>
        <w:t>Acknowledgements.</w:t>
      </w:r>
      <w:r>
        <w:t xml:space="preserve"> The authors thank the </w:t>
      </w:r>
      <w:r w:rsidR="00CA3D33" w:rsidRPr="00CA3D33">
        <w:rPr>
          <w:b/>
          <w:bCs/>
        </w:rPr>
        <w:t>Centre for Innovation in Genomics and Microbiome Sciences (CIGMiS)</w:t>
      </w:r>
      <w:r w:rsidR="00CA3D33">
        <w:t>, which</w:t>
      </w:r>
      <w:r>
        <w:t xml:space="preserve"> generated the chicken caecum metagenomics datasets used to develop and validate the pipeline. We are grateful to </w:t>
      </w:r>
      <w:r w:rsidR="00CA3D33">
        <w:rPr>
          <w:b/>
          <w:bCs/>
        </w:rPr>
        <w:t>colleagues</w:t>
      </w:r>
      <w:r>
        <w:t xml:space="preserve"> for feedback on the configuration interface and Quarto report layout, and to the School of Biomedical Science at the University of West London for hosting the project. </w:t>
      </w:r>
      <w:r>
        <w:rPr>
          <w:b/>
          <w:bCs/>
        </w:rPr>
        <w:t>[Optional: compute providers — e.g. UWL / UCL HPC, cloud credits.]</w:t>
      </w:r>
    </w:p>
    <w:p w14:paraId="3890F0A5" w14:textId="77777777" w:rsidR="00E11334" w:rsidRDefault="00000000" w:rsidP="00AD2E52">
      <w:pPr>
        <w:pStyle w:val="BodyText"/>
        <w:jc w:val="both"/>
      </w:pPr>
      <w:r>
        <w:rPr>
          <w:b/>
          <w:bCs/>
        </w:rPr>
        <w:t>Funding.</w:t>
      </w:r>
      <w:r>
        <w:t xml:space="preserve"> This study was funded by a Vice-Chancellor scholarship provided by the University of West London.</w:t>
      </w:r>
    </w:p>
    <w:p w14:paraId="2B6CA955" w14:textId="77777777" w:rsidR="00E11334" w:rsidRDefault="00000000" w:rsidP="00AD2E52">
      <w:pPr>
        <w:pStyle w:val="BodyText"/>
        <w:jc w:val="both"/>
      </w:pPr>
      <w:r>
        <w:rPr>
          <w:b/>
          <w:bCs/>
        </w:rPr>
        <w:t>Conflict of Interest.</w:t>
      </w:r>
      <w:r>
        <w:t xml:space="preserve"> The authors declare that they have no competing interests.</w:t>
      </w:r>
    </w:p>
    <w:p w14:paraId="02A8EEFC" w14:textId="77777777" w:rsidR="00E11334" w:rsidRDefault="00892569">
      <w:r>
        <w:rPr>
          <w:noProof/>
        </w:rPr>
      </w:r>
      <w:r>
        <w:pict w14:anchorId="4540C7C8">
          <v:rect id="Horizontal Lin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E4E981" w14:textId="77777777" w:rsidR="00E11334" w:rsidRDefault="00000000">
      <w:pPr>
        <w:pStyle w:val="Heading2"/>
      </w:pPr>
      <w:bookmarkStart w:id="37" w:name="references"/>
      <w:bookmarkEnd w:id="35"/>
      <w:r>
        <w:t>References</w:t>
      </w:r>
    </w:p>
    <w:p w14:paraId="59DEB6EE" w14:textId="77777777" w:rsidR="00E11334" w:rsidRDefault="00000000" w:rsidP="00AD2E52">
      <w:pPr>
        <w:pStyle w:val="Compact"/>
        <w:numPr>
          <w:ilvl w:val="0"/>
          <w:numId w:val="2"/>
        </w:numPr>
        <w:jc w:val="both"/>
      </w:pPr>
      <w:r>
        <w:t xml:space="preserve">Al-Khalaifah H, Rahman MH, Al-Surrayai T, Al-Dhumair A, Al-Hasan M. A One-Health Perspective of Antimicrobial Resistance (AMR): Human, Animals and Environmental Health. </w:t>
      </w:r>
      <w:r>
        <w:rPr>
          <w:i/>
          <w:iCs/>
        </w:rPr>
        <w:t>Life (Basel)</w:t>
      </w:r>
      <w:r>
        <w:t xml:space="preserve"> 2025;15(10):1598. doi:10.3390/life15101598.</w:t>
      </w:r>
    </w:p>
    <w:p w14:paraId="501CBABA" w14:textId="5434F0F4" w:rsidR="00E11334" w:rsidRDefault="00000000" w:rsidP="00AD2E52">
      <w:pPr>
        <w:pStyle w:val="Compact"/>
        <w:numPr>
          <w:ilvl w:val="0"/>
          <w:numId w:val="2"/>
        </w:numPr>
        <w:jc w:val="both"/>
      </w:pPr>
      <w:r>
        <w:t xml:space="preserve">Wood DE, Lu J, Langmead B. Improved metagenomic analysis with Kraken 2. </w:t>
      </w:r>
      <w:r>
        <w:rPr>
          <w:i/>
          <w:iCs/>
        </w:rPr>
        <w:t>Genome Biol</w:t>
      </w:r>
      <w:r>
        <w:t xml:space="preserve"> 2019;20:257. doi:10.1186/s13059-019-1891-0.</w:t>
      </w:r>
    </w:p>
    <w:p w14:paraId="79344B7B" w14:textId="77777777" w:rsidR="00E11334" w:rsidRDefault="00000000" w:rsidP="00AD2E52">
      <w:pPr>
        <w:pStyle w:val="Compact"/>
        <w:numPr>
          <w:ilvl w:val="0"/>
          <w:numId w:val="2"/>
        </w:numPr>
        <w:jc w:val="both"/>
      </w:pPr>
      <w:r>
        <w:t xml:space="preserve">Lu J, Breitwieser FP, Thielen P, Salzberg SL. Bracken: estimating species abundance in metagenomics data. </w:t>
      </w:r>
      <w:r>
        <w:rPr>
          <w:i/>
          <w:iCs/>
        </w:rPr>
        <w:t>PeerJ Comput Sci</w:t>
      </w:r>
      <w:r>
        <w:t xml:space="preserve"> 2017;3:e104. doi:10.7717/peerj-cs.104.</w:t>
      </w:r>
    </w:p>
    <w:p w14:paraId="6640ACAF" w14:textId="77777777" w:rsidR="00E11334" w:rsidRDefault="00000000" w:rsidP="00AD2E52">
      <w:pPr>
        <w:pStyle w:val="Compact"/>
        <w:numPr>
          <w:ilvl w:val="0"/>
          <w:numId w:val="2"/>
        </w:numPr>
        <w:jc w:val="both"/>
      </w:pPr>
      <w:r>
        <w:lastRenderedPageBreak/>
        <w:t xml:space="preserve">Seemann T. ABRicate: mass screening of contigs for antimicrobial and virulence genes. </w:t>
      </w:r>
      <w:hyperlink r:id="rId15">
        <w:r w:rsidR="00E11334">
          <w:rPr>
            <w:rStyle w:val="Hyperlink"/>
          </w:rPr>
          <w:t>https://github.com/tseemann/abricate</w:t>
        </w:r>
      </w:hyperlink>
      <w:r>
        <w:t xml:space="preserve"> (accessed 2026-06-23).</w:t>
      </w:r>
    </w:p>
    <w:p w14:paraId="5A2DB148" w14:textId="77777777" w:rsidR="00E11334" w:rsidRDefault="00000000" w:rsidP="00AD2E52">
      <w:pPr>
        <w:pStyle w:val="Compact"/>
        <w:numPr>
          <w:ilvl w:val="0"/>
          <w:numId w:val="2"/>
        </w:numPr>
        <w:jc w:val="both"/>
      </w:pPr>
      <w:r>
        <w:t xml:space="preserve">Alcock BP, Huynh W, Chalil R, Smith KW, Raphenya AR, Wlodarski MA, et al. CARD 2023: expanded curation, support for machine learning, and resistome prediction at the Comprehensive Antibiotic Resistance Database. </w:t>
      </w:r>
      <w:r>
        <w:rPr>
          <w:i/>
          <w:iCs/>
        </w:rPr>
        <w:t>Nucleic Acids Res</w:t>
      </w:r>
      <w:r>
        <w:t xml:space="preserve"> 2023;51:D690–D699. doi:10.1093/nar/gkac920.</w:t>
      </w:r>
    </w:p>
    <w:p w14:paraId="25F6ECBA" w14:textId="77777777" w:rsidR="00E11334" w:rsidRDefault="00000000" w:rsidP="00AD2E52">
      <w:pPr>
        <w:pStyle w:val="Compact"/>
        <w:numPr>
          <w:ilvl w:val="0"/>
          <w:numId w:val="2"/>
        </w:numPr>
        <w:jc w:val="both"/>
      </w:pPr>
      <w:r>
        <w:t xml:space="preserve">Liu B, Zheng D, Zhou S, Chen L, Yang J. VFDB 2022: a general classification scheme for bacterial virulence factors. </w:t>
      </w:r>
      <w:r>
        <w:rPr>
          <w:i/>
          <w:iCs/>
        </w:rPr>
        <w:t>Nucleic Acids Res</w:t>
      </w:r>
      <w:r>
        <w:t xml:space="preserve"> 2022;50:D912–D917. doi:10.1093/nar/gkab1107.</w:t>
      </w:r>
    </w:p>
    <w:p w14:paraId="0CE45FAF" w14:textId="77777777" w:rsidR="00E11334" w:rsidRDefault="00000000" w:rsidP="00AD2E52">
      <w:pPr>
        <w:pStyle w:val="Compact"/>
        <w:numPr>
          <w:ilvl w:val="0"/>
          <w:numId w:val="2"/>
        </w:numPr>
        <w:jc w:val="both"/>
      </w:pPr>
      <w:r w:rsidRPr="004C3A3C">
        <w:rPr>
          <w:lang w:val="es-ES"/>
        </w:rPr>
        <w:t xml:space="preserve">Carattoli A, Zankari E, García-Fernández A, Voldby Larsen M, Lund O, Villa L, et al. </w:t>
      </w:r>
      <w:r>
        <w:t xml:space="preserve">In silico detection and typing of plasmids using PlasmidFinder and plasmid multilocus sequence typing. </w:t>
      </w:r>
      <w:r>
        <w:rPr>
          <w:i/>
          <w:iCs/>
        </w:rPr>
        <w:t>Antimicrob Agents Chemother</w:t>
      </w:r>
      <w:r>
        <w:t xml:space="preserve"> 2014;58:3895–3903. doi:10.1128/AAC.02412-14.</w:t>
      </w:r>
    </w:p>
    <w:p w14:paraId="30377452" w14:textId="77777777" w:rsidR="00E11334" w:rsidRDefault="00000000" w:rsidP="00AD2E52">
      <w:pPr>
        <w:pStyle w:val="Compact"/>
        <w:numPr>
          <w:ilvl w:val="0"/>
          <w:numId w:val="2"/>
        </w:numPr>
        <w:jc w:val="both"/>
      </w:pPr>
      <w:r>
        <w:t xml:space="preserve">Martí JM. Recentrifuge: robust comparative analysis and contamination removal for metagenomics. </w:t>
      </w:r>
      <w:r>
        <w:rPr>
          <w:i/>
          <w:iCs/>
        </w:rPr>
        <w:t>PLoS Comput Biol</w:t>
      </w:r>
      <w:r>
        <w:t xml:space="preserve"> 2019;15:e1006967. doi:10.1371/journal.pcbi.1006967.</w:t>
      </w:r>
    </w:p>
    <w:p w14:paraId="5A764D06" w14:textId="0B4E4711" w:rsidR="00E11334" w:rsidRDefault="00000000" w:rsidP="00AD2E52">
      <w:pPr>
        <w:pStyle w:val="Compact"/>
        <w:numPr>
          <w:ilvl w:val="0"/>
          <w:numId w:val="2"/>
        </w:numPr>
        <w:jc w:val="both"/>
      </w:pPr>
      <w:r>
        <w:t>Oksanen J, Simpson G, Blanchet F, Kindt R, Legendre P, Minchin P, et al. vegan: Community Ecology Package. R package version 2.7-3, 2026. doi:10.32614/CRAN.package.vegan.</w:t>
      </w:r>
    </w:p>
    <w:p w14:paraId="0775B3DA" w14:textId="77777777" w:rsidR="00E11334" w:rsidRDefault="00000000" w:rsidP="00AD2E52">
      <w:pPr>
        <w:pStyle w:val="Compact"/>
        <w:numPr>
          <w:ilvl w:val="0"/>
          <w:numId w:val="2"/>
        </w:numPr>
        <w:jc w:val="both"/>
      </w:pPr>
      <w:r>
        <w:t xml:space="preserve">Fernandes AD, Reid JN, Macklaim JM, McMurrough TA, Edgell DR, Gloor GB. Unifying the analysis of high-throughput sequencing datasets: characterizing RNA-seq, 16S rRNA gene sequencing and selective growth experiments by compositional data analysis. </w:t>
      </w:r>
      <w:r>
        <w:rPr>
          <w:i/>
          <w:iCs/>
        </w:rPr>
        <w:t>Microbiome</w:t>
      </w:r>
      <w:r>
        <w:t xml:space="preserve"> 2014;2:15. doi:10.1186/2049-2618-2-15.</w:t>
      </w:r>
    </w:p>
    <w:p w14:paraId="49816F69" w14:textId="5A1AD59C" w:rsidR="00E11334" w:rsidRDefault="00000000" w:rsidP="00AD2E52">
      <w:pPr>
        <w:pStyle w:val="Compact"/>
        <w:numPr>
          <w:ilvl w:val="0"/>
          <w:numId w:val="2"/>
        </w:numPr>
        <w:jc w:val="both"/>
      </w:pPr>
      <w:r w:rsidRPr="004C3A3C">
        <w:rPr>
          <w:lang w:val="es-ES"/>
        </w:rPr>
        <w:t xml:space="preserve">Li Y, Gao Y, Liu X, Mao Y, Wang M, Qin Y, et al. </w:t>
      </w:r>
      <w:r>
        <w:t xml:space="preserve">Quantifying antibiotic resistome risks across environmental niches: the L-ARRAP for long-read metagenomic profiling. </w:t>
      </w:r>
      <w:r>
        <w:rPr>
          <w:i/>
          <w:iCs/>
        </w:rPr>
        <w:t>Brief Bioinform</w:t>
      </w:r>
      <w:r>
        <w:t xml:space="preserve"> 2025;26(5):bbaf535. doi:10.1093/bib/bbaf535.</w:t>
      </w:r>
    </w:p>
    <w:p w14:paraId="059BF859" w14:textId="77777777" w:rsidR="00E11334" w:rsidRDefault="00000000" w:rsidP="00AD2E52">
      <w:pPr>
        <w:pStyle w:val="Compact"/>
        <w:numPr>
          <w:ilvl w:val="0"/>
          <w:numId w:val="2"/>
        </w:numPr>
        <w:jc w:val="both"/>
      </w:pPr>
      <w:r>
        <w:t xml:space="preserve">Theil S, Rifa E. rANOMALY: AmplicoN wOrkflow for Microbial community AnaLYsis. </w:t>
      </w:r>
      <w:r>
        <w:rPr>
          <w:i/>
          <w:iCs/>
        </w:rPr>
        <w:t>F1000Res</w:t>
      </w:r>
      <w:r>
        <w:t xml:space="preserve"> 2021;10:7. doi:10.12688/f1000research.27268.1.</w:t>
      </w:r>
    </w:p>
    <w:p w14:paraId="4B9322B5" w14:textId="77777777" w:rsidR="00E11334" w:rsidRDefault="00000000" w:rsidP="00AD2E52">
      <w:pPr>
        <w:pStyle w:val="Compact"/>
        <w:numPr>
          <w:ilvl w:val="0"/>
          <w:numId w:val="2"/>
        </w:numPr>
        <w:jc w:val="both"/>
      </w:pPr>
      <w:r>
        <w:t xml:space="preserve">Allaire JJ, et al. Quarto. </w:t>
      </w:r>
      <w:hyperlink r:id="rId16">
        <w:r w:rsidR="00E11334">
          <w:rPr>
            <w:rStyle w:val="Hyperlink"/>
          </w:rPr>
          <w:t>https://quarto.org</w:t>
        </w:r>
      </w:hyperlink>
      <w:r>
        <w:t xml:space="preserve"> (accessed 2026-06-23).</w:t>
      </w:r>
    </w:p>
    <w:p w14:paraId="66A75251" w14:textId="77777777" w:rsidR="00E11334" w:rsidRDefault="00000000" w:rsidP="00AD2E52">
      <w:pPr>
        <w:pStyle w:val="Compact"/>
        <w:numPr>
          <w:ilvl w:val="0"/>
          <w:numId w:val="2"/>
        </w:numPr>
        <w:jc w:val="both"/>
      </w:pPr>
      <w:r>
        <w:t xml:space="preserve">R Core Team. R: A Language and Environment for Statistical Computing (version 4.5.0). R Foundation for Statistical Computing, Vienna, 2025. </w:t>
      </w:r>
      <w:hyperlink r:id="rId17">
        <w:r w:rsidR="00E11334">
          <w:rPr>
            <w:rStyle w:val="Hyperlink"/>
          </w:rPr>
          <w:t>https://www.R-project.org/</w:t>
        </w:r>
      </w:hyperlink>
      <w:r>
        <w:t>.</w:t>
      </w:r>
    </w:p>
    <w:p w14:paraId="3C0DE217" w14:textId="77777777" w:rsidR="00E11334" w:rsidRDefault="00000000" w:rsidP="00AD2E52">
      <w:pPr>
        <w:pStyle w:val="Compact"/>
        <w:numPr>
          <w:ilvl w:val="0"/>
          <w:numId w:val="2"/>
        </w:numPr>
        <w:jc w:val="both"/>
      </w:pPr>
      <w:r>
        <w:t>Pedersen TL. ggraph: An Implementation of Grammar of Graphics for Graphs and Networks. R package version 2.2.2, 2025. doi:10.32614/CRAN.package.ggraph.</w:t>
      </w:r>
    </w:p>
    <w:p w14:paraId="7BA75F13" w14:textId="77777777" w:rsidR="00E11334" w:rsidRDefault="00000000" w:rsidP="00AD2E52">
      <w:pPr>
        <w:pStyle w:val="Compact"/>
        <w:numPr>
          <w:ilvl w:val="0"/>
          <w:numId w:val="2"/>
        </w:numPr>
        <w:jc w:val="both"/>
      </w:pPr>
      <w:r>
        <w:t xml:space="preserve">Csárdi G, Nepusz T. The igraph software package for complex network research. </w:t>
      </w:r>
      <w:r>
        <w:rPr>
          <w:i/>
          <w:iCs/>
        </w:rPr>
        <w:t>InterJournal</w:t>
      </w:r>
      <w:r>
        <w:t xml:space="preserve"> 2006;Complex Systems:1695. R package version 2.3.1; doi:10.5281/zenodo.7682609. </w:t>
      </w:r>
      <w:hyperlink r:id="rId18">
        <w:r w:rsidR="00E11334">
          <w:rPr>
            <w:rStyle w:val="Hyperlink"/>
          </w:rPr>
          <w:t>https://igraph.org</w:t>
        </w:r>
      </w:hyperlink>
      <w:r>
        <w:t>.</w:t>
      </w:r>
    </w:p>
    <w:p w14:paraId="5EF74A1F" w14:textId="77777777" w:rsidR="00E11334" w:rsidRDefault="00000000" w:rsidP="00AD2E52">
      <w:pPr>
        <w:pStyle w:val="Compact"/>
        <w:numPr>
          <w:ilvl w:val="0"/>
          <w:numId w:val="2"/>
        </w:numPr>
        <w:jc w:val="both"/>
      </w:pPr>
      <w:r>
        <w:t>Allaire JJ, Gandrud C, Russell K, Yetman C. networkD3: D3 JavaScript Network Graphs from R. R package version 0.4.1, 2025. doi:10.32614/CRAN.package.networkD3.</w:t>
      </w:r>
      <w:bookmarkEnd w:id="0"/>
      <w:bookmarkEnd w:id="37"/>
    </w:p>
    <w:sectPr w:rsidR="00E1133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Pedro Lebre" w:date="2026-07-23T13:03:00Z" w:initials="PL">
    <w:p w14:paraId="38F75E1A" w14:textId="77777777" w:rsidR="00116B45" w:rsidRDefault="00116B45" w:rsidP="00116B45">
      <w:r>
        <w:rPr>
          <w:rStyle w:val="CommentReference"/>
        </w:rPr>
        <w:annotationRef/>
      </w:r>
      <w:r>
        <w:rPr>
          <w:sz w:val="20"/>
          <w:szCs w:val="20"/>
        </w:rPr>
        <w:t xml:space="preserve">Double-check that this name is unique enough and does not infringe on any CR. Since you are publishing a pipeline, you should make it as distinct as possible so that it easily searchable. </w:t>
      </w:r>
    </w:p>
  </w:comment>
  <w:comment w:id="2" w:author="Pedro Lebre" w:date="2026-07-23T13:04:00Z" w:initials="PL">
    <w:p w14:paraId="18606CC9" w14:textId="77777777" w:rsidR="00116B45" w:rsidRDefault="00116B45" w:rsidP="00116B45">
      <w:r>
        <w:rPr>
          <w:rStyle w:val="CommentReference"/>
        </w:rPr>
        <w:annotationRef/>
      </w:r>
      <w:r>
        <w:rPr>
          <w:sz w:val="20"/>
          <w:szCs w:val="20"/>
        </w:rPr>
        <w:t xml:space="preserve">You don't need to put me in the list of authors if I do not have any significant input. By significant input I mean input that improves the overall quality of the paper. In that case you can just add me in acknowledgements. </w:t>
      </w:r>
    </w:p>
  </w:comment>
  <w:comment w:id="26" w:author="Pedro Lebre" w:date="2026-07-23T13:16:00Z" w:initials="PL">
    <w:p w14:paraId="57490F5C" w14:textId="77777777" w:rsidR="000F42EE" w:rsidRDefault="000F42EE" w:rsidP="000F42EE">
      <w:r>
        <w:rPr>
          <w:rStyle w:val="CommentReference"/>
        </w:rPr>
        <w:annotationRef/>
      </w:r>
      <w:r>
        <w:rPr>
          <w:sz w:val="20"/>
          <w:szCs w:val="20"/>
        </w:rPr>
        <w:t xml:space="preserve">This is not 100% accurate. For instance, Nextflow pipelines are commonly used to perform the same sequence of tasks you described. Hence I think you need to justify it a bit more by leaning on the fact that current pipelines are very resource intensive. </w:t>
      </w:r>
    </w:p>
  </w:comment>
  <w:comment w:id="27" w:author="Pedro Lebre" w:date="2026-07-23T13:19:00Z" w:initials="PL">
    <w:p w14:paraId="246504CD" w14:textId="77777777" w:rsidR="000F42EE" w:rsidRDefault="000F42EE" w:rsidP="000F42EE">
      <w:r>
        <w:rPr>
          <w:rStyle w:val="CommentReference"/>
        </w:rPr>
        <w:annotationRef/>
      </w:r>
      <w:r>
        <w:rPr>
          <w:sz w:val="20"/>
          <w:szCs w:val="20"/>
        </w:rPr>
        <w:t xml:space="preserve">Not true, see for instance </w:t>
      </w:r>
      <w:r>
        <w:rPr>
          <w:color w:val="2E2E2F"/>
          <w:sz w:val="20"/>
          <w:szCs w:val="20"/>
          <w:highlight w:val="darkGray"/>
        </w:rPr>
        <w:t>nf-core/funcscan</w:t>
      </w:r>
    </w:p>
  </w:comment>
  <w:comment w:id="28" w:author="Pedro Lebre" w:date="2026-07-23T13:22:00Z" w:initials="PL">
    <w:p w14:paraId="4A7D88B9" w14:textId="77777777" w:rsidR="000F42EE" w:rsidRDefault="000F42EE" w:rsidP="000F42EE">
      <w:r>
        <w:rPr>
          <w:rStyle w:val="CommentReference"/>
        </w:rPr>
        <w:annotationRef/>
      </w:r>
      <w:r>
        <w:rPr>
          <w:sz w:val="20"/>
          <w:szCs w:val="20"/>
        </w:rPr>
        <w:t xml:space="preserve">If you want to publish the pipeline in a journal, you will have to finalize each step beforehand. Validation will be very important, and will require reference data that has been experimentally validated, or mock community data with known proportions of specific microbes. </w:t>
      </w:r>
    </w:p>
  </w:comment>
  <w:comment w:id="30" w:author="Pedro Lebre" w:date="2026-07-23T13:47:00Z" w:initials="PL">
    <w:p w14:paraId="7DACEB2F" w14:textId="77777777" w:rsidR="00DE07DE" w:rsidRDefault="00DE07DE" w:rsidP="00DE07DE">
      <w:r>
        <w:rPr>
          <w:rStyle w:val="CommentReference"/>
        </w:rPr>
        <w:annotationRef/>
      </w:r>
      <w:r>
        <w:rPr>
          <w:sz w:val="20"/>
          <w:szCs w:val="20"/>
        </w:rPr>
        <w:t xml:space="preserve">The language you are using throughout this draft is very technical and therefore not suited for publication. See the following example of a suitable way to present your pipeline </w:t>
      </w:r>
      <w:hyperlink r:id="rId1" w:history="1">
        <w:r w:rsidRPr="00B8798B">
          <w:rPr>
            <w:rStyle w:val="Hyperlink"/>
            <w:sz w:val="20"/>
            <w:szCs w:val="20"/>
          </w:rPr>
          <w:t>https://elifesciences.org/articles/65088#data</w:t>
        </w:r>
      </w:hyperlink>
      <w:r>
        <w:rPr>
          <w:sz w:val="20"/>
          <w:szCs w:val="20"/>
        </w:rPr>
        <w:t xml:space="preserve"> f</w:t>
      </w:r>
    </w:p>
  </w:comment>
  <w:comment w:id="31" w:author="Pedro Lebre" w:date="2026-07-23T13:27:00Z" w:initials="PL">
    <w:p w14:paraId="728988FE" w14:textId="77777777" w:rsidR="000163E4" w:rsidRDefault="000163E4" w:rsidP="000163E4">
      <w:r>
        <w:rPr>
          <w:rStyle w:val="CommentReference"/>
        </w:rPr>
        <w:annotationRef/>
      </w:r>
      <w:r>
        <w:rPr>
          <w:sz w:val="20"/>
          <w:szCs w:val="20"/>
        </w:rPr>
        <w:t xml:space="preserve">I do not see any mention of how the counts will be transformed to ensure that the data is comparable? I would advise against using total counts, as we discussed before. Rel abundance/ TPM/ CPM / RPKM are more advisable transformations to use, particularly when performing differential abundance analyses. </w:t>
      </w:r>
    </w:p>
  </w:comment>
  <w:comment w:id="33" w:author="Pedro Lebre" w:date="2026-07-23T13:31:00Z" w:initials="PL">
    <w:p w14:paraId="3A912004" w14:textId="77777777" w:rsidR="000163E4" w:rsidRDefault="000163E4" w:rsidP="000163E4">
      <w:r>
        <w:rPr>
          <w:rStyle w:val="CommentReference"/>
        </w:rPr>
        <w:annotationRef/>
      </w:r>
      <w:r>
        <w:rPr>
          <w:sz w:val="20"/>
          <w:szCs w:val="20"/>
        </w:rPr>
        <w:t xml:space="preserve">As I mentioned in a previous comment, the validation should be performed on data which has been already curated. In the case of the chicken gut experiment, we don't really know whether you managed to accurately capture the microbial and functional diversity of the gut microbiome. I would suggest for you to make-up a mock dataset in which you know exactly the species within, their abundance and genetic make-up. You could do this by combining a bunch of genomes from known species, which you duplicate following certain ratios, and splice them into chunks of predefined sizes. </w:t>
      </w:r>
    </w:p>
  </w:comment>
  <w:comment w:id="34" w:author="Pedro Lebre" w:date="2026-07-23T13:32:00Z" w:initials="PL">
    <w:p w14:paraId="25CA6406" w14:textId="77777777" w:rsidR="000163E4" w:rsidRDefault="000163E4" w:rsidP="000163E4">
      <w:r>
        <w:rPr>
          <w:rStyle w:val="CommentReference"/>
        </w:rPr>
        <w:annotationRef/>
      </w:r>
      <w:r>
        <w:rPr>
          <w:sz w:val="20"/>
          <w:szCs w:val="20"/>
        </w:rPr>
        <w:t>In my opinion this is not really validation, since you presumably using the same scripts, just in steps ? Validating it would be to run the data through other curated pipelines and see if you get the same or comparable results.</w:t>
      </w:r>
    </w:p>
  </w:comment>
  <w:comment w:id="36" w:author="Pedro Lebre" w:date="2026-07-23T13:36:00Z" w:initials="PL">
    <w:p w14:paraId="1675754F" w14:textId="77777777" w:rsidR="000B179A" w:rsidRDefault="000B179A" w:rsidP="000B179A">
      <w:r>
        <w:rPr>
          <w:rStyle w:val="CommentReference"/>
        </w:rPr>
        <w:annotationRef/>
      </w:r>
      <w:r>
        <w:rPr>
          <w:sz w:val="20"/>
          <w:szCs w:val="20"/>
        </w:rPr>
        <w:t xml:space="preserve">Not sure how one is meant to run this pipeline locally? I thought that was the main objective of the exercise? I am particularly curious if I could for instance run the pipeline on a low-spec pc, considering that Kraken2 is very memory heavy?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8F75E1A" w15:done="0"/>
  <w15:commentEx w15:paraId="18606CC9" w15:done="0"/>
  <w15:commentEx w15:paraId="57490F5C" w15:done="0"/>
  <w15:commentEx w15:paraId="246504CD" w15:done="0"/>
  <w15:commentEx w15:paraId="4A7D88B9" w15:done="0"/>
  <w15:commentEx w15:paraId="7DACEB2F" w15:done="0"/>
  <w15:commentEx w15:paraId="728988FE" w15:done="0"/>
  <w15:commentEx w15:paraId="3A912004" w15:done="0"/>
  <w15:commentEx w15:paraId="25CA6406" w15:done="0"/>
  <w15:commentEx w15:paraId="167575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790C3D" w16cex:dateUtc="2026-07-23T12:03:00Z"/>
  <w16cex:commentExtensible w16cex:durableId="608662F6" w16cex:dateUtc="2026-07-23T12:04:00Z"/>
  <w16cex:commentExtensible w16cex:durableId="3C30DC92" w16cex:dateUtc="2026-07-23T12:16:00Z"/>
  <w16cex:commentExtensible w16cex:durableId="3ADD56E2" w16cex:dateUtc="2026-07-23T12:19:00Z"/>
  <w16cex:commentExtensible w16cex:durableId="71AE4138" w16cex:dateUtc="2026-07-23T12:22:00Z"/>
  <w16cex:commentExtensible w16cex:durableId="6D678405" w16cex:dateUtc="2026-07-23T12:47:00Z"/>
  <w16cex:commentExtensible w16cex:durableId="2151FFA7" w16cex:dateUtc="2026-07-23T12:27:00Z"/>
  <w16cex:commentExtensible w16cex:durableId="187D2B2B" w16cex:dateUtc="2026-07-23T12:31:00Z"/>
  <w16cex:commentExtensible w16cex:durableId="55A04893" w16cex:dateUtc="2026-07-23T12:32:00Z"/>
  <w16cex:commentExtensible w16cex:durableId="1485C36E" w16cex:dateUtc="2026-07-23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8F75E1A" w16cid:durableId="78790C3D"/>
  <w16cid:commentId w16cid:paraId="18606CC9" w16cid:durableId="608662F6"/>
  <w16cid:commentId w16cid:paraId="57490F5C" w16cid:durableId="3C30DC92"/>
  <w16cid:commentId w16cid:paraId="246504CD" w16cid:durableId="3ADD56E2"/>
  <w16cid:commentId w16cid:paraId="4A7D88B9" w16cid:durableId="71AE4138"/>
  <w16cid:commentId w16cid:paraId="7DACEB2F" w16cid:durableId="6D678405"/>
  <w16cid:commentId w16cid:paraId="728988FE" w16cid:durableId="2151FFA7"/>
  <w16cid:commentId w16cid:paraId="3A912004" w16cid:durableId="187D2B2B"/>
  <w16cid:commentId w16cid:paraId="25CA6406" w16cid:durableId="55A04893"/>
  <w16cid:commentId w16cid:paraId="1675754F" w16cid:durableId="1485C3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39E3A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54E3A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41978585">
    <w:abstractNumId w:val="0"/>
  </w:num>
  <w:num w:numId="2" w16cid:durableId="1216621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Pedro Lebre">
    <w15:presenceInfo w15:providerId="AD" w15:userId="S::lebrped@uwl.ac.uk::570249dd-8477-4711-9fd9-ff1ffa77352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34"/>
    <w:rsid w:val="000007B9"/>
    <w:rsid w:val="000163E4"/>
    <w:rsid w:val="000B179A"/>
    <w:rsid w:val="000F42EE"/>
    <w:rsid w:val="00116B45"/>
    <w:rsid w:val="0019767B"/>
    <w:rsid w:val="00271FD9"/>
    <w:rsid w:val="00411004"/>
    <w:rsid w:val="004C3A3C"/>
    <w:rsid w:val="005D0BC2"/>
    <w:rsid w:val="00676911"/>
    <w:rsid w:val="006B0EA8"/>
    <w:rsid w:val="006D47D5"/>
    <w:rsid w:val="006E521C"/>
    <w:rsid w:val="00710F87"/>
    <w:rsid w:val="00720A58"/>
    <w:rsid w:val="00892569"/>
    <w:rsid w:val="008F0C01"/>
    <w:rsid w:val="009B5D9F"/>
    <w:rsid w:val="00A15EA9"/>
    <w:rsid w:val="00AD2E52"/>
    <w:rsid w:val="00AF59F4"/>
    <w:rsid w:val="00C22C91"/>
    <w:rsid w:val="00C41FD7"/>
    <w:rsid w:val="00CA3D33"/>
    <w:rsid w:val="00CD0564"/>
    <w:rsid w:val="00CD7FBE"/>
    <w:rsid w:val="00DA1A6B"/>
    <w:rsid w:val="00DE07DE"/>
    <w:rsid w:val="00DE1864"/>
    <w:rsid w:val="00E11334"/>
    <w:rsid w:val="00F42F22"/>
    <w:rsid w:val="00F65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21ADA6"/>
  <w15:docId w15:val="{0993F119-C6DE-4311-A28D-5889B672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116B45"/>
    <w:rPr>
      <w:sz w:val="16"/>
      <w:szCs w:val="16"/>
    </w:rPr>
  </w:style>
  <w:style w:type="paragraph" w:styleId="CommentText">
    <w:name w:val="annotation text"/>
    <w:basedOn w:val="Normal"/>
    <w:link w:val="CommentTextChar"/>
    <w:rsid w:val="00116B45"/>
    <w:rPr>
      <w:sz w:val="20"/>
      <w:szCs w:val="20"/>
    </w:rPr>
  </w:style>
  <w:style w:type="character" w:customStyle="1" w:styleId="CommentTextChar">
    <w:name w:val="Comment Text Char"/>
    <w:basedOn w:val="DefaultParagraphFont"/>
    <w:link w:val="CommentText"/>
    <w:rsid w:val="00116B45"/>
    <w:rPr>
      <w:sz w:val="20"/>
      <w:szCs w:val="20"/>
    </w:rPr>
  </w:style>
  <w:style w:type="paragraph" w:styleId="CommentSubject">
    <w:name w:val="annotation subject"/>
    <w:basedOn w:val="CommentText"/>
    <w:next w:val="CommentText"/>
    <w:link w:val="CommentSubjectChar"/>
    <w:rsid w:val="00116B45"/>
    <w:rPr>
      <w:b/>
      <w:bCs/>
    </w:rPr>
  </w:style>
  <w:style w:type="character" w:customStyle="1" w:styleId="CommentSubjectChar">
    <w:name w:val="Comment Subject Char"/>
    <w:basedOn w:val="CommentTextChar"/>
    <w:link w:val="CommentSubject"/>
    <w:rsid w:val="00116B45"/>
    <w:rPr>
      <w:b/>
      <w:bCs/>
      <w:sz w:val="20"/>
      <w:szCs w:val="20"/>
    </w:rPr>
  </w:style>
  <w:style w:type="paragraph" w:styleId="Revision">
    <w:name w:val="Revision"/>
    <w:hidden/>
    <w:rsid w:val="00116B45"/>
    <w:pPr>
      <w:spacing w:after="0"/>
    </w:pPr>
  </w:style>
  <w:style w:type="character" w:styleId="FollowedHyperlink">
    <w:name w:val="FollowedHyperlink"/>
    <w:basedOn w:val="DefaultParagraphFont"/>
    <w:rsid w:val="000F42EE"/>
    <w:rPr>
      <w:color w:val="96607D" w:themeColor="followedHyperlink"/>
      <w:u w:val="single"/>
    </w:rPr>
  </w:style>
  <w:style w:type="character" w:styleId="UnresolvedMention">
    <w:name w:val="Unresolved Mention"/>
    <w:basedOn w:val="DefaultParagraphFont"/>
    <w:uiPriority w:val="99"/>
    <w:semiHidden/>
    <w:unhideWhenUsed/>
    <w:rsid w:val="00DE0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elifesciences.org/articles/65088#data"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2.svg"/><Relationship Id="rId18" Type="http://schemas.openxmlformats.org/officeDocument/2006/relationships/hyperlink" Target="https://igraph.org"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1.png"/><Relationship Id="rId17"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hyperlink" Target="https://quarto.org" TargetMode="External"/><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mailto:Hermine.Mkrtchyan@uwl.ac.uk" TargetMode="External"/><Relationship Id="rId5" Type="http://schemas.openxmlformats.org/officeDocument/2006/relationships/comments" Target="comments.xml"/><Relationship Id="rId15" Type="http://schemas.openxmlformats.org/officeDocument/2006/relationships/hyperlink" Target="https://github.com/tseemann/abricate" TargetMode="External"/><Relationship Id="rId10" Type="http://schemas.openxmlformats.org/officeDocument/2006/relationships/hyperlink" Target="https://github.com/Julio92-C/Metagenomics_pipeline_automa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ermine.Mkrtchyan@uwl.ac.uk"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3084</Words>
  <Characters>17581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Lebre</dc:creator>
  <cp:keywords/>
  <cp:lastModifiedBy>Pedro Lebre</cp:lastModifiedBy>
  <cp:revision>2</cp:revision>
  <dcterms:created xsi:type="dcterms:W3CDTF">2026-07-23T12:47:00Z</dcterms:created>
  <dcterms:modified xsi:type="dcterms:W3CDTF">2026-07-23T12:47:00Z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8ff2c567-0626-4e11-9c99-e75da03fbcc2</vt:lpwstr>
  </property>
</Properties>
</file>