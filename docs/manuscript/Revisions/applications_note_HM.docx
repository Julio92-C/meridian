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110A5" w14:textId="77777777" w:rsidR="00E11334" w:rsidRDefault="00000000" w:rsidP="006D47D5">
      <w:pPr>
        <w:pStyle w:val="Heading1"/>
        <w:jc w:val="both"/>
      </w:pPr>
      <w:bookmarkStart w:id="0" w:name="X84d9e160d30b1cd211371155645e81ef50bd748"/>
      <w:r>
        <w:t>MERIDIAN: a config-driven R workflow for long-read shotgun metagenomics analysis</w:t>
      </w:r>
    </w:p>
    <w:p w14:paraId="55286C19" w14:textId="77777777" w:rsidR="00E11334" w:rsidRDefault="00000000">
      <w:pPr>
        <w:pStyle w:val="FirstParagraph"/>
      </w:pPr>
      <w:r>
        <w:rPr>
          <w:b/>
          <w:bCs/>
        </w:rPr>
        <w:t>Authors / Affiliations</w:t>
      </w:r>
    </w:p>
    <w:p w14:paraId="0AC7D2FA" w14:textId="6118190F" w:rsidR="00E11334" w:rsidRPr="009B5D9F" w:rsidRDefault="00000000" w:rsidP="006D47D5">
      <w:pPr>
        <w:pStyle w:val="BodyText"/>
        <w:jc w:val="both"/>
      </w:pPr>
      <w:r w:rsidRPr="009B5D9F">
        <w:t>Julio C. Ortega Cambara</w:t>
      </w:r>
      <w:r w:rsidRPr="009B5D9F">
        <w:rPr>
          <w:vertAlign w:val="superscript"/>
        </w:rPr>
        <w:t>1</w:t>
      </w:r>
      <w:r w:rsidRPr="009B5D9F">
        <w:t xml:space="preserve">, </w:t>
      </w:r>
      <w:r w:rsidR="006D47D5" w:rsidRPr="009B5D9F">
        <w:t>Piotr Cuber</w:t>
      </w:r>
      <w:r w:rsidR="006D47D5" w:rsidRPr="009B5D9F">
        <w:rPr>
          <w:vertAlign w:val="superscript"/>
        </w:rPr>
        <w:t xml:space="preserve">4 </w:t>
      </w:r>
      <w:r w:rsidR="006D47D5" w:rsidRPr="009B5D9F">
        <w:t>, Pedro Humberto Lebre</w:t>
      </w:r>
      <w:r w:rsidR="006D47D5" w:rsidRPr="009B5D9F">
        <w:rPr>
          <w:vertAlign w:val="superscript"/>
        </w:rPr>
        <w:t>1</w:t>
      </w:r>
      <w:r w:rsidR="006D47D5" w:rsidRPr="009B5D9F">
        <w:t>, Hermine</w:t>
      </w:r>
      <w:r w:rsidR="003B6FF7">
        <w:t xml:space="preserve"> V</w:t>
      </w:r>
      <w:r w:rsidR="006D47D5" w:rsidRPr="009B5D9F">
        <w:t xml:space="preserve"> Mkrtchyan</w:t>
      </w:r>
      <w:r w:rsidR="006D47D5" w:rsidRPr="009B5D9F">
        <w:rPr>
          <w:vertAlign w:val="superscript"/>
        </w:rPr>
        <w:t>1*</w:t>
      </w:r>
    </w:p>
    <w:p w14:paraId="2EF576C5" w14:textId="102506E8" w:rsidR="00E11334" w:rsidRDefault="00000000" w:rsidP="006D47D5">
      <w:pPr>
        <w:pStyle w:val="BodyText"/>
        <w:jc w:val="both"/>
      </w:pPr>
      <w:r w:rsidRPr="006D47D5">
        <w:rPr>
          <w:vertAlign w:val="superscript"/>
        </w:rPr>
        <w:t>1</w:t>
      </w:r>
      <w:r w:rsidR="003B6FF7">
        <w:t>Centre for Innovation in Genomics and Microbiome Sciences, S</w:t>
      </w:r>
      <w:r>
        <w:t xml:space="preserve">chool of </w:t>
      </w:r>
      <w:r w:rsidR="003B6FF7">
        <w:t>Medicine and Bios</w:t>
      </w:r>
      <w:r>
        <w:t>cience, University of West London, London, United Kingdom</w:t>
      </w:r>
      <w:r w:rsidR="006D47D5">
        <w:t>,</w:t>
      </w:r>
      <w:r>
        <w:t xml:space="preserve"> </w:t>
      </w:r>
    </w:p>
    <w:p w14:paraId="19DA3504" w14:textId="77777777" w:rsidR="00E11334" w:rsidRDefault="00000000">
      <w:pPr>
        <w:pStyle w:val="BodyText"/>
      </w:pPr>
      <w:r>
        <w:t xml:space="preserve">*Correspondence: Hermine Mkrtchyan — </w:t>
      </w:r>
      <w:hyperlink r:id="rId5">
        <w:r w:rsidR="00E11334">
          <w:rPr>
            <w:rStyle w:val="Hyperlink"/>
          </w:rPr>
          <w:t>Hermine.Mkrtchyan@uwl.ac.uk</w:t>
        </w:r>
      </w:hyperlink>
    </w:p>
    <w:p w14:paraId="5B4E37C6" w14:textId="7786ABD3" w:rsidR="00E11334" w:rsidRDefault="00000000" w:rsidP="001324AF">
      <w:pPr>
        <w:pStyle w:val="BodyText"/>
      </w:pPr>
      <w:r>
        <w:t>{{TODO: ORCIDs for all authors}}</w:t>
      </w:r>
      <w:r>
        <w:pict w14:anchorId="3C699659">
          <v:rect id="Horizontal Line 1" o:spid="_x0000_s102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41F3FB2" w14:textId="77777777" w:rsidR="003B6FF7" w:rsidRDefault="003B6FF7">
      <w:pPr>
        <w:pStyle w:val="Heading2"/>
      </w:pPr>
      <w:bookmarkStart w:id="1" w:name="abstract"/>
    </w:p>
    <w:p w14:paraId="62BE97EB" w14:textId="6CFA947C" w:rsidR="00E11334" w:rsidRDefault="00000000">
      <w:pPr>
        <w:pStyle w:val="Heading2"/>
      </w:pPr>
      <w:r>
        <w:t>Abstract</w:t>
      </w:r>
    </w:p>
    <w:p w14:paraId="44D70F47" w14:textId="6AD70E9C" w:rsidR="00E11334" w:rsidRDefault="001324AF" w:rsidP="004C3A3C">
      <w:pPr>
        <w:pStyle w:val="FirstParagraph"/>
        <w:jc w:val="both"/>
      </w:pPr>
      <w:r>
        <w:rPr>
          <w:b/>
          <w:bCs/>
        </w:rPr>
        <w:t>Background:</w:t>
      </w:r>
      <w:r w:rsidR="00000000">
        <w:t xml:space="preserve"> Long-read shotgun metagenomics studies are </w:t>
      </w:r>
      <w:r w:rsidR="00040B90">
        <w:t xml:space="preserve">often </w:t>
      </w:r>
      <w:r w:rsidR="00000000">
        <w:t xml:space="preserve">analysed </w:t>
      </w:r>
      <w:r w:rsidR="00040B90">
        <w:t xml:space="preserve">using project-specific collections of manually edited R-scripts, requiring repeated </w:t>
      </w:r>
      <w:r w:rsidR="00000000">
        <w:t xml:space="preserve"> </w:t>
      </w:r>
      <w:r w:rsidR="00040B90">
        <w:t>modifications of sample identifiers</w:t>
      </w:r>
      <w:r w:rsidR="00000000">
        <w:t>, taxonom</w:t>
      </w:r>
      <w:r w:rsidR="00FF255C">
        <w:t xml:space="preserve">ic annotations and analysis parameters. </w:t>
      </w:r>
      <w:r w:rsidR="00000000">
        <w:t xml:space="preserve"> Existing R workflows </w:t>
      </w:r>
      <w:r w:rsidR="00FF255C">
        <w:t>predominantly focus on</w:t>
      </w:r>
      <w:r w:rsidR="00000000">
        <w:t xml:space="preserve"> short-read amplicon data or </w:t>
      </w:r>
      <w:r w:rsidR="00FF255C">
        <w:t xml:space="preserve">isolated analytical tasks, such as </w:t>
      </w:r>
      <w:r w:rsidR="00000000">
        <w:t xml:space="preserve"> resistome </w:t>
      </w:r>
      <w:r w:rsidR="00FF255C">
        <w:t>profiling</w:t>
      </w:r>
      <w:r w:rsidR="00000000">
        <w:t>, leaving</w:t>
      </w:r>
      <w:r w:rsidR="00FF255C">
        <w:t xml:space="preserve"> a gap in integrated and reproducible solutions for long read shotgun metagenomics. </w:t>
      </w:r>
      <w:r w:rsidR="00000000">
        <w:t xml:space="preserve"> </w:t>
      </w:r>
      <w:r w:rsidR="002B18F7">
        <w:t xml:space="preserve">Consequently, researchers frequently rely on ad hoc scripting approaches that limit scalability, standardisation and reproducibility for efficient cross study comparison. </w:t>
      </w:r>
    </w:p>
    <w:p w14:paraId="0971E8C5" w14:textId="1C088210" w:rsidR="00E11334" w:rsidRDefault="00000000" w:rsidP="004C3A3C">
      <w:pPr>
        <w:pStyle w:val="BodyText"/>
        <w:jc w:val="both"/>
      </w:pPr>
      <w:r>
        <w:rPr>
          <w:b/>
          <w:bCs/>
        </w:rPr>
        <w:t>Results</w:t>
      </w:r>
      <w:r w:rsidR="001324AF">
        <w:rPr>
          <w:b/>
          <w:bCs/>
        </w:rPr>
        <w:t>:</w:t>
      </w:r>
      <w:r>
        <w:t xml:space="preserve"> We present </w:t>
      </w:r>
      <w:r>
        <w:rPr>
          <w:b/>
          <w:bCs/>
        </w:rPr>
        <w:t>MERIDIAN</w:t>
      </w:r>
      <w:r>
        <w:t xml:space="preserve"> (</w:t>
      </w:r>
      <w:r>
        <w:rPr>
          <w:i/>
          <w:iCs/>
        </w:rPr>
        <w:t>Metagenomic Evaluation of Resistance, Identity &amp; Diversity through Integrated Analysis of Nanopore sequencing</w:t>
      </w:r>
      <w:r>
        <w:t xml:space="preserve">), a modular R workflow </w:t>
      </w:r>
      <w:r w:rsidR="00200C61">
        <w:t xml:space="preserve">designed to standardise and automate downstream analysis of long-read metagenomic sequencing datasets. By consolidating outputs from multiple bioinformatics tools, MERIDIAN delivers a comprehensive </w:t>
      </w:r>
      <w:r>
        <w:t xml:space="preserve">Quarto HTML dashboard, publication-ready figures and supplementary </w:t>
      </w:r>
      <w:r w:rsidR="00200C61">
        <w:t xml:space="preserve">result </w:t>
      </w:r>
      <w:r>
        <w:t xml:space="preserve">tables. The workflow </w:t>
      </w:r>
      <w:r w:rsidR="00200C61">
        <w:t xml:space="preserve">supports end-to-end metagenomics characterization, encompassing </w:t>
      </w:r>
      <w:r>
        <w:t>decontamination, TPM normalisation, taxonom</w:t>
      </w:r>
      <w:r w:rsidR="00200C61">
        <w:t>ic profiling</w:t>
      </w:r>
      <w:r>
        <w:t>, alpha</w:t>
      </w:r>
      <w:r w:rsidR="00200C61">
        <w:t xml:space="preserve"> and </w:t>
      </w:r>
      <w:r>
        <w:t>beta diversity</w:t>
      </w:r>
      <w:r w:rsidR="00200C61">
        <w:t xml:space="preserve"> analysis</w:t>
      </w:r>
      <w:r>
        <w:t xml:space="preserve"> with PERMANOVA, </w:t>
      </w:r>
      <w:r w:rsidR="00200C61">
        <w:t>hierarchical (</w:t>
      </w:r>
      <w:r>
        <w:t>two-level</w:t>
      </w:r>
      <w:r w:rsidR="00200C61">
        <w:t>s)</w:t>
      </w:r>
      <w:r>
        <w:t xml:space="preserve"> ALDEx2 differential abundance</w:t>
      </w:r>
      <w:r w:rsidR="00200C61">
        <w:t xml:space="preserve"> testing</w:t>
      </w:r>
      <w:r>
        <w:t xml:space="preserve">, </w:t>
      </w:r>
      <w:r w:rsidR="00382637">
        <w:t>and functional profiling of antimicrobial resistance (AMR)</w:t>
      </w:r>
      <w:r w:rsidR="004C3A3C">
        <w:t xml:space="preserve">, </w:t>
      </w:r>
      <w:r>
        <w:t>viru</w:t>
      </w:r>
      <w:r w:rsidR="00382637">
        <w:t>lence</w:t>
      </w:r>
      <w:r w:rsidR="004C3A3C">
        <w:t xml:space="preserve">, and </w:t>
      </w:r>
      <w:r>
        <w:t>mobi</w:t>
      </w:r>
      <w:r w:rsidR="00382637">
        <w:t>le genetic elements repertoires. In addition, MERIDIAN infers</w:t>
      </w:r>
      <w:r>
        <w:t xml:space="preserve"> a tripartite sample × taxon × gene network</w:t>
      </w:r>
      <w:r w:rsidR="00382637">
        <w:t xml:space="preserve">s, enabling integrated interrogation of taxonomic composition and functional gene distributions. Workflow execution is controlled through a </w:t>
      </w:r>
      <w:r w:rsidR="006D47D5">
        <w:t xml:space="preserve">a single YAML </w:t>
      </w:r>
      <w:r w:rsidR="00382637">
        <w:t xml:space="preserve">configuration </w:t>
      </w:r>
      <w:r w:rsidR="006D47D5">
        <w:t>file</w:t>
      </w:r>
      <w:r w:rsidR="00382637">
        <w:t xml:space="preserve">, ensuring reproducible execution without modification of source code. Each analysis automatically generated </w:t>
      </w:r>
      <w:r>
        <w:t xml:space="preserve">a </w:t>
      </w:r>
      <w:r>
        <w:rPr>
          <w:rStyle w:val="VerbatimChar"/>
        </w:rPr>
        <w:t>manifest.json</w:t>
      </w:r>
      <w:r>
        <w:t xml:space="preserve"> artefact catalogue</w:t>
      </w:r>
      <w:r w:rsidR="00382637">
        <w:t xml:space="preserve">, thereby supporting reproducibility, and </w:t>
      </w:r>
      <w:r w:rsidR="006D47D5">
        <w:t xml:space="preserve">downstream </w:t>
      </w:r>
      <w:r w:rsidR="00382637">
        <w:t xml:space="preserve">computational </w:t>
      </w:r>
      <w:r w:rsidR="006D47D5">
        <w:t>integration</w:t>
      </w:r>
      <w:r>
        <w:t>.</w:t>
      </w:r>
    </w:p>
    <w:p w14:paraId="5B27F1F5" w14:textId="6CA95B50" w:rsidR="004249B8" w:rsidRDefault="00000000" w:rsidP="00DE1864">
      <w:pPr>
        <w:pStyle w:val="BodyText"/>
        <w:jc w:val="both"/>
      </w:pPr>
      <w:r>
        <w:rPr>
          <w:b/>
          <w:bCs/>
        </w:rPr>
        <w:lastRenderedPageBreak/>
        <w:t>Availability and Implementation.</w:t>
      </w:r>
      <w:r>
        <w:t xml:space="preserve"> </w:t>
      </w:r>
      <w:r w:rsidR="001324AF">
        <w:t>The metagenomics</w:t>
      </w:r>
      <w:r w:rsidR="004249B8">
        <w:t xml:space="preserve"> pipeline is implemented in R and distributed </w:t>
      </w:r>
      <w:commentRangeStart w:id="2"/>
      <w:commentRangeStart w:id="3"/>
      <w:r w:rsidR="004249B8">
        <w:t>under the MIT license</w:t>
      </w:r>
      <w:commentRangeEnd w:id="2"/>
      <w:r w:rsidR="004249B8">
        <w:rPr>
          <w:rStyle w:val="CommentReference"/>
          <w:sz w:val="24"/>
          <w:szCs w:val="24"/>
        </w:rPr>
        <w:commentReference w:id="2"/>
      </w:r>
      <w:commentRangeEnd w:id="3"/>
      <w:r w:rsidR="001324AF">
        <w:rPr>
          <w:rStyle w:val="CommentReference"/>
          <w:sz w:val="24"/>
          <w:szCs w:val="24"/>
        </w:rPr>
        <w:commentReference w:id="3"/>
      </w:r>
      <w:r w:rsidR="004249B8">
        <w:t xml:space="preserve">. </w:t>
      </w:r>
      <w:r>
        <w:t xml:space="preserve">Source </w:t>
      </w:r>
      <w:r w:rsidR="004249B8">
        <w:t xml:space="preserve">code and documentation are available </w:t>
      </w:r>
      <w:r>
        <w:t xml:space="preserve">at </w:t>
      </w:r>
      <w:hyperlink r:id="rId10">
        <w:r w:rsidR="00E11334">
          <w:rPr>
            <w:rStyle w:val="Hyperlink"/>
          </w:rPr>
          <w:t>https://github.com/Julio92-C/Metagenomics_pipeline_automation</w:t>
        </w:r>
      </w:hyperlink>
      <w:r>
        <w:t xml:space="preserve"> (MIT). </w:t>
      </w:r>
      <w:r w:rsidR="00DE1864" w:rsidRPr="00DE1864">
        <w:t xml:space="preserve">This note describes release </w:t>
      </w:r>
      <w:r w:rsidR="00DE1864" w:rsidRPr="00DE1864">
        <w:rPr>
          <w:b/>
          <w:bCs/>
        </w:rPr>
        <w:t>v0.1.0</w:t>
      </w:r>
      <w:r w:rsidR="00DE1864" w:rsidRPr="00DE1864">
        <w:t xml:space="preserve"> (https://github.com/Julio92-C/Metagenomics_pipeline_automation/releases/tag/v0.1.0). </w:t>
      </w:r>
      <w:commentRangeStart w:id="4"/>
      <w:r w:rsidR="00DE1864" w:rsidRPr="00DE1864">
        <w:t>Run with `git clone --branch v0.1.0</w:t>
      </w:r>
      <w:r>
        <w:rPr>
          <w:rStyle w:val="VerbatimChar"/>
        </w:rPr>
        <w:t xml:space="preserve"> &amp;&amp; Rscript run_pipeline.R config.yaml</w:t>
      </w:r>
      <w:r>
        <w:t xml:space="preserve"> after </w:t>
      </w:r>
      <w:r>
        <w:rPr>
          <w:rStyle w:val="VerbatimChar"/>
        </w:rPr>
        <w:t>renv::restore()</w:t>
      </w:r>
      <w:r>
        <w:t>.</w:t>
      </w:r>
      <w:commentRangeEnd w:id="4"/>
      <w:r w:rsidR="004249B8">
        <w:rPr>
          <w:rStyle w:val="CommentReference"/>
          <w:sz w:val="24"/>
          <w:szCs w:val="24"/>
        </w:rPr>
        <w:commentReference w:id="4"/>
      </w:r>
      <w:r w:rsidR="001324AF">
        <w:t xml:space="preserve"> </w:t>
      </w:r>
      <w:r w:rsidR="001324AF" w:rsidRPr="001324AF">
        <w:t>Reproducible execution is supported through the</w:t>
      </w:r>
      <w:r w:rsidR="001324AF">
        <w:t xml:space="preserve"> R environment </w:t>
      </w:r>
      <w:r w:rsidR="001324AF" w:rsidRPr="001324AF">
        <w:t>package</w:t>
      </w:r>
      <w:r w:rsidR="001324AF">
        <w:t xml:space="preserve"> (</w:t>
      </w:r>
      <w:r w:rsidR="001324AF" w:rsidRPr="001324AF">
        <w:t>renv</w:t>
      </w:r>
      <w:r w:rsidR="001324AF">
        <w:t>)</w:t>
      </w:r>
      <w:r w:rsidR="001324AF" w:rsidRPr="001324AF">
        <w:t>; after restoring dependencies with</w:t>
      </w:r>
      <w:r w:rsidR="001324AF">
        <w:t xml:space="preserve"> </w:t>
      </w:r>
      <w:r w:rsidR="001324AF" w:rsidRPr="001324AF">
        <w:t>renv::restore(), the pipeline can be launched using</w:t>
      </w:r>
      <w:r w:rsidR="001324AF">
        <w:t xml:space="preserve"> </w:t>
      </w:r>
      <w:r w:rsidR="001324AF" w:rsidRPr="001324AF">
        <w:t>Rscript run_pipeline.R config.yaml.</w:t>
      </w:r>
    </w:p>
    <w:p w14:paraId="56EEA78C" w14:textId="2E4B0712" w:rsidR="00E11334" w:rsidRDefault="004249B8">
      <w:pPr>
        <w:pStyle w:val="BodyText"/>
      </w:pPr>
      <w:r>
        <w:rPr>
          <w:b/>
          <w:bCs/>
        </w:rPr>
        <w:t xml:space="preserve">Corresponding author: </w:t>
      </w:r>
      <w:hyperlink r:id="rId11">
        <w:r w:rsidR="00E11334">
          <w:rPr>
            <w:rStyle w:val="Hyperlink"/>
          </w:rPr>
          <w:t>Hermine.Mkrtchyan@uwl.ac.uk</w:t>
        </w:r>
      </w:hyperlink>
    </w:p>
    <w:p w14:paraId="1C9E997A" w14:textId="77777777" w:rsidR="00E11334" w:rsidRDefault="00000000">
      <w:r>
        <w:pict w14:anchorId="3EE8D7D7">
          <v:rect id="Horizontal Line 2" o:spid="_x0000_s102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729B37" w14:textId="77777777" w:rsidR="00E11334" w:rsidRDefault="00000000">
      <w:pPr>
        <w:pStyle w:val="Heading2"/>
      </w:pPr>
      <w:bookmarkStart w:id="5" w:name="Xe3d0fc0bea9a42ce7605565d0964033d7f6ee47"/>
      <w:bookmarkEnd w:id="1"/>
      <w:r>
        <w:t>1 Introduction</w:t>
      </w:r>
    </w:p>
    <w:p w14:paraId="46B941CE" w14:textId="3FE3809B" w:rsidR="00E11334" w:rsidRDefault="00000000" w:rsidP="006D47D5">
      <w:pPr>
        <w:pStyle w:val="FirstParagraph"/>
        <w:jc w:val="both"/>
      </w:pPr>
      <w:r>
        <w:t>Long-read shotgun metagenomics</w:t>
      </w:r>
      <w:r w:rsidR="006D4E07">
        <w:t xml:space="preserve">, enabled by </w:t>
      </w:r>
      <w:r>
        <w:t>Oxford Nanopore</w:t>
      </w:r>
      <w:r w:rsidR="006D4E07">
        <w:t xml:space="preserve"> and</w:t>
      </w:r>
      <w:r>
        <w:t xml:space="preserve"> PacBio</w:t>
      </w:r>
      <w:r w:rsidR="006D4E07">
        <w:t xml:space="preserve"> sequencing technologies,</w:t>
      </w:r>
      <w:r>
        <w:t xml:space="preserve"> is central to One Health surveillance, where </w:t>
      </w:r>
      <w:r w:rsidR="006D4E07">
        <w:t xml:space="preserve">the emergence and dissemination of biological </w:t>
      </w:r>
      <w:r>
        <w:t xml:space="preserve">threats </w:t>
      </w:r>
      <w:r w:rsidR="006D4E07">
        <w:t xml:space="preserve">occur at the interface of </w:t>
      </w:r>
      <w:r>
        <w:t xml:space="preserve">human, animal and </w:t>
      </w:r>
      <w:r w:rsidR="006D4E07">
        <w:t xml:space="preserve">environmental systems </w:t>
      </w:r>
      <w:r>
        <w:t xml:space="preserve">[1]. </w:t>
      </w:r>
      <w:r w:rsidR="006D4E07">
        <w:t xml:space="preserve">Unlike targeted approaches, shotgun metagenomics enables simultaneous </w:t>
      </w:r>
      <w:r w:rsidR="001324AF">
        <w:t>characterisation</w:t>
      </w:r>
      <w:r w:rsidR="001324AF">
        <w:t xml:space="preserve"> </w:t>
      </w:r>
      <w:r w:rsidR="006D4E07">
        <w:t>of microbial community composition and functional genetic content, thereby linking taxonomic identity to antimicrobial resistance genes (ARGs), virulence factors (VFs), and mobile genetic elements (MGEs)</w:t>
      </w:r>
      <w:r w:rsidR="007C4410">
        <w:t xml:space="preserve"> within a single experiment. This capability is particularly valuable for tracking the ecology and transmission of high-risk microorganisms and their associated genetic determinants across clinical, agricultural and environmental reservoirs. </w:t>
      </w:r>
      <w:r>
        <w:t xml:space="preserve">The downstream analysis </w:t>
      </w:r>
      <w:r w:rsidR="0006181F">
        <w:t xml:space="preserve">supporting long-read metagenomics </w:t>
      </w:r>
      <w:r>
        <w:t xml:space="preserve">is </w:t>
      </w:r>
      <w:r w:rsidR="0006181F">
        <w:t xml:space="preserve">now </w:t>
      </w:r>
      <w:r>
        <w:t>well established</w:t>
      </w:r>
      <w:r w:rsidR="0006181F">
        <w:t>.</w:t>
      </w:r>
      <w:r>
        <w:t xml:space="preserve"> </w:t>
      </w:r>
      <w:r w:rsidR="0006181F">
        <w:t xml:space="preserve">Widely adopted tools include </w:t>
      </w:r>
      <w:r>
        <w:t xml:space="preserve">Kraken2 [2] and Bracken [3] for taxonomic </w:t>
      </w:r>
      <w:r w:rsidR="0006181F">
        <w:t xml:space="preserve">classification </w:t>
      </w:r>
      <w:r>
        <w:t xml:space="preserve">and abundance estimation, ABRicate [4] for screening ARGs, </w:t>
      </w:r>
      <w:r w:rsidR="008F0C01">
        <w:t>VFs</w:t>
      </w:r>
      <w:r>
        <w:t xml:space="preserve"> and MGEs against </w:t>
      </w:r>
      <w:r w:rsidR="0006181F">
        <w:t xml:space="preserve">databases such as </w:t>
      </w:r>
      <w:r>
        <w:t xml:space="preserve">CARD [5], VFDB [6] and PlasmidFinder [7], Re-centrifuge [8] for contamination </w:t>
      </w:r>
      <w:r w:rsidR="008F0C01" w:rsidRPr="008F0C01">
        <w:t>assessment</w:t>
      </w:r>
      <w:r>
        <w:t xml:space="preserve">, and R packages </w:t>
      </w:r>
      <w:r w:rsidR="007A1B19">
        <w:t>including</w:t>
      </w:r>
      <w:r>
        <w:t xml:space="preserve"> vegan [9] and ALDEx2 [10] for ecological and differential </w:t>
      </w:r>
      <w:r w:rsidR="007A1B19">
        <w:t xml:space="preserve">abundance </w:t>
      </w:r>
      <w:r>
        <w:t>analyses</w:t>
      </w:r>
      <w:r w:rsidR="007A1B19">
        <w:t xml:space="preserve">. However, while these tools are individually well established, their integration into reproducible, and reusable workflows remains limited. </w:t>
      </w:r>
    </w:p>
    <w:p w14:paraId="4C1E57D9" w14:textId="599CCBFD" w:rsidR="00E11334" w:rsidRDefault="00000000" w:rsidP="006D47D5">
      <w:pPr>
        <w:pStyle w:val="BodyText"/>
        <w:jc w:val="both"/>
      </w:pPr>
      <w:r>
        <w:t xml:space="preserve">In practice, </w:t>
      </w:r>
      <w:r w:rsidR="002343BC">
        <w:t xml:space="preserve">downstream analysis continue to rely on a set of bespoke R scripts that have evolved incrementally over successive projects. These scripts frequently contain </w:t>
      </w:r>
      <w:r>
        <w:t xml:space="preserve">hard-coded input paths, sample-identifier filters embedded as literal strings, per-study negative-control renames, and taxonomy fixes patched by row index. </w:t>
      </w:r>
      <w:r w:rsidR="002343BC">
        <w:t>As a result</w:t>
      </w:r>
      <w:r w:rsidR="00C22C91" w:rsidRPr="00C22C91">
        <w:t>, individual script copies diverge</w:t>
      </w:r>
      <w:r w:rsidR="002343BC">
        <w:t xml:space="preserve"> over time</w:t>
      </w:r>
      <w:r w:rsidR="00C22C91" w:rsidRPr="00C22C91">
        <w:t xml:space="preserve">, </w:t>
      </w:r>
      <w:r w:rsidR="002343BC">
        <w:t xml:space="preserve">reducing reproducibility and limiting portability. The absence of </w:t>
      </w:r>
      <w:r w:rsidR="00C22C91" w:rsidRPr="00C22C91">
        <w:t>a shared interface prevents automated output logging. Comparing different studies requires manual reconciliation of both code and data</w:t>
      </w:r>
      <w:r>
        <w:t xml:space="preserve">. The reference cohort </w:t>
      </w:r>
      <w:r w:rsidR="002343BC">
        <w:t xml:space="preserve">used in </w:t>
      </w:r>
      <w:r>
        <w:t xml:space="preserve">the </w:t>
      </w:r>
      <w:commentRangeStart w:id="6"/>
      <w:r w:rsidR="002343BC">
        <w:t>our study</w:t>
      </w:r>
      <w:r>
        <w:t xml:space="preserve"> </w:t>
      </w:r>
      <w:commentRangeEnd w:id="6"/>
      <w:r w:rsidR="005D7BB9">
        <w:rPr>
          <w:rStyle w:val="CommentReference"/>
          <w:sz w:val="24"/>
          <w:szCs w:val="24"/>
        </w:rPr>
        <w:commentReference w:id="6"/>
      </w:r>
      <w:r>
        <w:t>(</w:t>
      </w:r>
      <w:r w:rsidR="00C22C91">
        <w:rPr>
          <w:rStyle w:val="VerbatimChar"/>
        </w:rPr>
        <w:t>C</w:t>
      </w:r>
      <w:r>
        <w:rPr>
          <w:rStyle w:val="VerbatimChar"/>
        </w:rPr>
        <w:t>hicken</w:t>
      </w:r>
      <w:r w:rsidR="00C22C91">
        <w:rPr>
          <w:rStyle w:val="VerbatimChar"/>
        </w:rPr>
        <w:t xml:space="preserve"> Batch 1</w:t>
      </w:r>
      <w:r>
        <w:t xml:space="preserve">; ~46 hand-edited scripts) </w:t>
      </w:r>
      <w:r w:rsidR="002343BC">
        <w:t>exemplifies this challenge, requiring ~ 46 independently edited R scripts to complete a single analysis</w:t>
      </w:r>
      <w:r>
        <w:t xml:space="preserve">. </w:t>
      </w:r>
      <w:r w:rsidR="00575706">
        <w:t xml:space="preserve">Fr example, the </w:t>
      </w:r>
      <w:r>
        <w:t xml:space="preserve">L-ARRAP pipeline [11] </w:t>
      </w:r>
      <w:r w:rsidR="00575706">
        <w:t>provides a framework for</w:t>
      </w:r>
      <w:r>
        <w:t xml:space="preserve"> long-read resistome risk assessment, </w:t>
      </w:r>
      <w:r w:rsidR="00575706">
        <w:t xml:space="preserve">while </w:t>
      </w:r>
      <w:r>
        <w:t xml:space="preserve">the rANOMALY workflow [12] demonstrates the </w:t>
      </w:r>
      <w:r w:rsidR="00575706">
        <w:t xml:space="preserve">advantages </w:t>
      </w:r>
      <w:r>
        <w:t>of a config</w:t>
      </w:r>
      <w:r w:rsidR="00575706">
        <w:t>uration</w:t>
      </w:r>
      <w:r>
        <w:t xml:space="preserve">-driven </w:t>
      </w:r>
      <w:r>
        <w:lastRenderedPageBreak/>
        <w:t xml:space="preserve">R workflow with auto-generated reports for amplicon data. To our knowledge, </w:t>
      </w:r>
      <w:r w:rsidR="00434D68">
        <w:t xml:space="preserve">there is </w:t>
      </w:r>
      <w:r w:rsidR="0055721B">
        <w:t>the first integrated</w:t>
      </w:r>
      <w:r>
        <w:t xml:space="preserve"> end-to-end </w:t>
      </w:r>
      <w:r w:rsidR="00434D68">
        <w:t xml:space="preserve">workflow for </w:t>
      </w:r>
      <w:r>
        <w:t>long-read shotgun metagenomic</w:t>
      </w:r>
      <w:r w:rsidR="00434D68">
        <w:t xml:space="preserve"> data that enables the simultaneous analysis of</w:t>
      </w:r>
      <w:r w:rsidR="00C22C91">
        <w:t xml:space="preserve"> taxonom</w:t>
      </w:r>
      <w:r w:rsidR="00434D68">
        <w:t>ic composition</w:t>
      </w:r>
      <w:r w:rsidR="00C22C91">
        <w:t xml:space="preserve">, </w:t>
      </w:r>
      <w:r w:rsidR="00434D68">
        <w:t xml:space="preserve">microbial </w:t>
      </w:r>
      <w:r w:rsidR="00C22C91">
        <w:t xml:space="preserve">diversity, differential abundance, and </w:t>
      </w:r>
      <w:r w:rsidR="00434D68">
        <w:t xml:space="preserve">comprehensive </w:t>
      </w:r>
      <w:r w:rsidR="00C22C91">
        <w:t>resistome–virulome–mobilome profiling in a single</w:t>
      </w:r>
      <w:r>
        <w:t xml:space="preserve"> configurable run.</w:t>
      </w:r>
    </w:p>
    <w:p w14:paraId="431CFBC5" w14:textId="09707977" w:rsidR="00E11334" w:rsidRDefault="00434D68" w:rsidP="006D47D5">
      <w:pPr>
        <w:pStyle w:val="BodyText"/>
        <w:jc w:val="both"/>
      </w:pPr>
      <w:r>
        <w:t>To address this gap, we have developed an alpha-stage R workflow. Here, we describe the workflow’s  design, current scope, and the real-data validation strategy enabling the assessment of its performance.</w:t>
      </w:r>
    </w:p>
    <w:p w14:paraId="49F38989" w14:textId="77777777" w:rsidR="00E11334" w:rsidRDefault="00000000" w:rsidP="006D47D5">
      <w:pPr>
        <w:pStyle w:val="Heading2"/>
        <w:jc w:val="both"/>
      </w:pPr>
      <w:bookmarkStart w:id="7" w:name="Xfab522e0c411179c01dd3c9a2a01395ade9eb38"/>
      <w:bookmarkEnd w:id="5"/>
      <w:r>
        <w:t xml:space="preserve">2 </w:t>
      </w:r>
      <w:commentRangeStart w:id="8"/>
      <w:r>
        <w:t>Implementation</w:t>
      </w:r>
      <w:commentRangeEnd w:id="8"/>
      <w:r w:rsidR="00C91DF9">
        <w:rPr>
          <w:rStyle w:val="CommentReference"/>
          <w:sz w:val="32"/>
          <w:szCs w:val="32"/>
        </w:rPr>
        <w:commentReference w:id="8"/>
      </w:r>
    </w:p>
    <w:p w14:paraId="1EF025DD" w14:textId="56E3D0AB" w:rsidR="00E11334" w:rsidRDefault="00000000" w:rsidP="006D47D5">
      <w:pPr>
        <w:pStyle w:val="FirstParagraph"/>
        <w:jc w:val="both"/>
      </w:pPr>
      <w:r>
        <w:t xml:space="preserve">The workflow is </w:t>
      </w:r>
      <w:r w:rsidR="006B344C">
        <w:t xml:space="preserve">implemented as </w:t>
      </w:r>
      <w:r>
        <w:t xml:space="preserve">a stand-alone R project, </w:t>
      </w:r>
      <w:r w:rsidR="006B344C">
        <w:t xml:space="preserve">rather than </w:t>
      </w:r>
      <w:r>
        <w:t xml:space="preserve">an installable </w:t>
      </w:r>
      <w:r w:rsidR="006B344C">
        <w:t xml:space="preserve">software </w:t>
      </w:r>
      <w:r>
        <w:t xml:space="preserve">package. </w:t>
      </w:r>
      <w:r w:rsidR="000665A7">
        <w:t xml:space="preserve">Execution is initiated through a </w:t>
      </w:r>
      <w:r>
        <w:t xml:space="preserve">single entry </w:t>
      </w:r>
      <w:r w:rsidR="000665A7">
        <w:t xml:space="preserve">script </w:t>
      </w:r>
      <w:r>
        <w:t>(</w:t>
      </w:r>
      <w:r>
        <w:rPr>
          <w:rStyle w:val="VerbatimChar"/>
        </w:rPr>
        <w:t>run_pipeline.R</w:t>
      </w:r>
      <w:r>
        <w:t xml:space="preserve">) </w:t>
      </w:r>
      <w:r w:rsidR="00FF6DE0">
        <w:t>reads</w:t>
      </w:r>
      <w:r>
        <w:t xml:space="preserve"> one YAML configuration file </w:t>
      </w:r>
      <w:r w:rsidR="000665A7">
        <w:t xml:space="preserve">for each </w:t>
      </w:r>
      <w:r>
        <w:t xml:space="preserve">study and dispatches </w:t>
      </w:r>
      <w:r w:rsidR="000665A7">
        <w:t xml:space="preserve">the workflow across </w:t>
      </w:r>
      <w:r>
        <w:t>fifteen modules (</w:t>
      </w:r>
      <w:r>
        <w:rPr>
          <w:rStyle w:val="VerbatimChar"/>
        </w:rPr>
        <w:t>R/00_setup.R</w:t>
      </w:r>
      <w:r>
        <w:t xml:space="preserve"> through </w:t>
      </w:r>
      <w:r>
        <w:rPr>
          <w:rStyle w:val="VerbatimChar"/>
        </w:rPr>
        <w:t>R/1</w:t>
      </w:r>
      <w:r w:rsidR="00C41FD7">
        <w:rPr>
          <w:rStyle w:val="VerbatimChar"/>
        </w:rPr>
        <w:t>3</w:t>
      </w:r>
      <w:r>
        <w:rPr>
          <w:rStyle w:val="VerbatimChar"/>
        </w:rPr>
        <w:t>_panels.R</w:t>
      </w:r>
      <w:r>
        <w:t xml:space="preserve">; </w:t>
      </w:r>
      <w:r w:rsidR="00C41FD7">
        <w:t xml:space="preserve">plus </w:t>
      </w:r>
      <w:r>
        <w:t xml:space="preserve">the manifest stage </w:t>
      </w:r>
      <w:r>
        <w:rPr>
          <w:rStyle w:val="VerbatimChar"/>
        </w:rPr>
        <w:t>R/1</w:t>
      </w:r>
      <w:r w:rsidR="00C41FD7">
        <w:rPr>
          <w:rStyle w:val="VerbatimChar"/>
        </w:rPr>
        <w:t>4</w:t>
      </w:r>
      <w:r>
        <w:t xml:space="preserve"> </w:t>
      </w:r>
      <w:r w:rsidR="00C41FD7">
        <w:t xml:space="preserve">which </w:t>
      </w:r>
      <w:r>
        <w:t>runs last)</w:t>
      </w:r>
      <w:r w:rsidR="000665A7">
        <w:t>.</w:t>
      </w:r>
      <w:r>
        <w:t xml:space="preserve"> </w:t>
      </w:r>
      <w:r w:rsidR="000665A7">
        <w:t xml:space="preserve">A </w:t>
      </w:r>
      <w:r>
        <w:t>Quarto dashboard template (</w:t>
      </w:r>
      <w:r>
        <w:rPr>
          <w:rStyle w:val="VerbatimChar"/>
        </w:rPr>
        <w:t>templates/report.qmd</w:t>
      </w:r>
      <w:r>
        <w:t>) renders all outputs into a single multi-page HTML deliverable</w:t>
      </w:r>
      <w:r w:rsidR="000665A7">
        <w:t>.</w:t>
      </w:r>
      <w:r>
        <w:t xml:space="preserve"> </w:t>
      </w:r>
      <w:r w:rsidR="000665A7">
        <w:t xml:space="preserve">A subsequent </w:t>
      </w:r>
      <w:r>
        <w:t xml:space="preserve">publication-panels </w:t>
      </w:r>
      <w:r w:rsidR="000665A7">
        <w:t xml:space="preserve">workflow </w:t>
      </w:r>
      <w:r>
        <w:t xml:space="preserve">assembles </w:t>
      </w:r>
      <w:r w:rsidR="000665A7">
        <w:t xml:space="preserve">publication-ready composite figures for the </w:t>
      </w:r>
      <w:r>
        <w:t xml:space="preserve">main and supplementary </w:t>
      </w:r>
      <w:r w:rsidR="000665A7">
        <w:t xml:space="preserve">datasets and complies accompanying </w:t>
      </w:r>
      <w:r>
        <w:t xml:space="preserve">supplementary tables </w:t>
      </w:r>
      <w:r w:rsidR="000665A7">
        <w:t xml:space="preserve">into a </w:t>
      </w:r>
      <w:r>
        <w:t>workbook</w:t>
      </w:r>
      <w:r w:rsidR="000665A7">
        <w:t>. The pipeline concludes</w:t>
      </w:r>
      <w:r w:rsidR="00010A56">
        <w:t xml:space="preserve"> with the generation of </w:t>
      </w:r>
      <w:r>
        <w:t xml:space="preserve"> a final </w:t>
      </w:r>
      <w:r>
        <w:rPr>
          <w:rStyle w:val="VerbatimChar"/>
        </w:rPr>
        <w:t>manifest.json</w:t>
      </w:r>
      <w:r>
        <w:t xml:space="preserve"> </w:t>
      </w:r>
      <w:r w:rsidR="00010A56">
        <w:t>file, providing a complete record of all</w:t>
      </w:r>
      <w:r>
        <w:t xml:space="preserve"> artefact</w:t>
      </w:r>
      <w:r w:rsidR="00010A56">
        <w:t>s</w:t>
      </w:r>
      <w:r>
        <w:t xml:space="preserve"> produced (</w:t>
      </w:r>
      <w:r w:rsidRPr="00F65AA3">
        <w:rPr>
          <w:b/>
          <w:bCs/>
        </w:rPr>
        <w:t>Figure 1</w:t>
      </w:r>
      <w:r>
        <w:t>).</w:t>
      </w:r>
    </w:p>
    <w:p w14:paraId="3EC62F13" w14:textId="77777777" w:rsidR="00F65AA3" w:rsidRDefault="00000000" w:rsidP="00F65AA3">
      <w:pPr>
        <w:pStyle w:val="BodyText"/>
        <w:keepNext/>
      </w:pPr>
      <w:r>
        <w:rPr>
          <w:noProof/>
        </w:rPr>
        <w:lastRenderedPageBreak/>
        <w:drawing>
          <wp:inline distT="0" distB="0" distL="0" distR="0" wp14:anchorId="75F3595A" wp14:editId="2F9FAFA5">
            <wp:extent cx="5875020" cy="671322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4" name="Picture"/>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5875419" cy="6713676"/>
                    </a:xfrm>
                    <a:prstGeom prst="rect">
                      <a:avLst/>
                    </a:prstGeom>
                  </pic:spPr>
                </pic:pic>
              </a:graphicData>
            </a:graphic>
          </wp:inline>
        </w:drawing>
      </w:r>
    </w:p>
    <w:p w14:paraId="7DE941A2" w14:textId="5B034CCD" w:rsidR="00E11334" w:rsidRPr="00F65AA3" w:rsidRDefault="00F65AA3" w:rsidP="00F65AA3">
      <w:pPr>
        <w:pStyle w:val="Caption"/>
        <w:jc w:val="both"/>
        <w:rPr>
          <w:i w:val="0"/>
          <w:iCs/>
          <w:sz w:val="22"/>
          <w:szCs w:val="22"/>
        </w:rPr>
      </w:pPr>
      <w:r w:rsidRPr="00F65AA3">
        <w:rPr>
          <w:b/>
          <w:bCs/>
          <w:i w:val="0"/>
          <w:iCs/>
          <w:sz w:val="22"/>
          <w:szCs w:val="22"/>
        </w:rPr>
        <w:t xml:space="preserve">Figure </w:t>
      </w:r>
      <w:r w:rsidRPr="00F65AA3">
        <w:rPr>
          <w:b/>
          <w:bCs/>
          <w:i w:val="0"/>
          <w:iCs/>
          <w:sz w:val="22"/>
          <w:szCs w:val="22"/>
        </w:rPr>
        <w:fldChar w:fldCharType="begin"/>
      </w:r>
      <w:r w:rsidRPr="00F65AA3">
        <w:rPr>
          <w:b/>
          <w:bCs/>
          <w:i w:val="0"/>
          <w:iCs/>
          <w:sz w:val="22"/>
          <w:szCs w:val="22"/>
        </w:rPr>
        <w:instrText xml:space="preserve"> SEQ Figure \* ARABIC </w:instrText>
      </w:r>
      <w:r w:rsidRPr="00F65AA3">
        <w:rPr>
          <w:b/>
          <w:bCs/>
          <w:i w:val="0"/>
          <w:iCs/>
          <w:sz w:val="22"/>
          <w:szCs w:val="22"/>
        </w:rPr>
        <w:fldChar w:fldCharType="separate"/>
      </w:r>
      <w:r w:rsidR="00CD7FBE">
        <w:rPr>
          <w:b/>
          <w:bCs/>
          <w:i w:val="0"/>
          <w:iCs/>
          <w:noProof/>
          <w:sz w:val="22"/>
          <w:szCs w:val="22"/>
        </w:rPr>
        <w:t>1</w:t>
      </w:r>
      <w:r w:rsidRPr="00F65AA3">
        <w:rPr>
          <w:b/>
          <w:bCs/>
          <w:i w:val="0"/>
          <w:iCs/>
          <w:sz w:val="22"/>
          <w:szCs w:val="22"/>
        </w:rPr>
        <w:fldChar w:fldCharType="end"/>
      </w:r>
      <w:r w:rsidRPr="00F65AA3">
        <w:rPr>
          <w:i w:val="0"/>
          <w:iCs/>
          <w:sz w:val="22"/>
          <w:szCs w:val="22"/>
        </w:rPr>
        <w:t xml:space="preserve">. MERIDIAN workflow. A single config.yaml drives fifteen R modules (R/00–R/14) that </w:t>
      </w:r>
      <w:ins w:id="9" w:author="Julio Cesar Ortega Cambara" w:date="2026-08-31T16:41:00Z" w16du:dateUtc="2026-08-31T15:41:00Z">
        <w:r w:rsidR="00FF6DE0">
          <w:rPr>
            <w:i w:val="0"/>
            <w:iCs/>
            <w:sz w:val="22"/>
            <w:szCs w:val="22"/>
          </w:rPr>
          <w:t>load</w:t>
        </w:r>
      </w:ins>
      <w:r w:rsidRPr="00F65AA3">
        <w:rPr>
          <w:i w:val="0"/>
          <w:iCs/>
          <w:sz w:val="22"/>
          <w:szCs w:val="22"/>
        </w:rPr>
        <w:t xml:space="preserve"> Kraken2/Bracken, ABRicate, Re-centrifuge, and sample metadata. After setup and decontamination (R/00–R/02), community analyses (R/04–R/08) and functional profiling against CARD, VFDB and PlasmidFinder (TPM in R/03, per-domain analyses in R/09–R/11) converge in a tripartite sample × taxon × gene network (R/12). R/12 fans out to a Quarto dashboard and a publication-panels stage (R/13); R/14 finally writes manifest.json (contract v1.2), a kind-tagged catalogue of every artefact</w:t>
      </w:r>
      <w:r>
        <w:rPr>
          <w:i w:val="0"/>
          <w:iCs/>
          <w:sz w:val="22"/>
          <w:szCs w:val="22"/>
        </w:rPr>
        <w:t xml:space="preserve"> produced</w:t>
      </w:r>
      <w:r w:rsidRPr="00F65AA3">
        <w:rPr>
          <w:i w:val="0"/>
          <w:iCs/>
          <w:sz w:val="22"/>
          <w:szCs w:val="22"/>
        </w:rPr>
        <w:t>.</w:t>
      </w:r>
    </w:p>
    <w:p w14:paraId="7887E673" w14:textId="13419058" w:rsidR="00E11334" w:rsidRDefault="00000000" w:rsidP="00CD7FBE">
      <w:pPr>
        <w:pStyle w:val="BodyText"/>
        <w:jc w:val="both"/>
      </w:pPr>
      <w:r>
        <w:rPr>
          <w:b/>
          <w:bCs/>
        </w:rPr>
        <w:lastRenderedPageBreak/>
        <w:t>Configuration-driven.</w:t>
      </w:r>
      <w:r>
        <w:t xml:space="preserve"> </w:t>
      </w:r>
      <w:r w:rsidR="00012865">
        <w:t xml:space="preserve">All </w:t>
      </w:r>
      <w:ins w:id="10" w:author="Julio Cesar Ortega Cambara" w:date="2026-08-31T16:42:00Z" w16du:dateUtc="2026-08-31T15:42:00Z">
        <w:r w:rsidR="00FF6DE0">
          <w:t>study-specific parameters, metadata file locations, sample grouping variables, negative-control identifiers, abundance filtering thresholds, and sample selection criteria</w:t>
        </w:r>
      </w:ins>
      <w:r w:rsidR="00012865">
        <w:t xml:space="preserve"> are</w:t>
      </w:r>
      <w:r>
        <w:t xml:space="preserve"> </w:t>
      </w:r>
      <w:ins w:id="11" w:author="Julio Cesar Ortega Cambara" w:date="2026-08-31T16:43:00Z" w16du:dateUtc="2026-08-31T15:43:00Z">
        <w:r w:rsidR="00FF6DE0">
          <w:t>defined</w:t>
        </w:r>
      </w:ins>
      <w:commentRangeStart w:id="12"/>
      <w:commentRangeStart w:id="13"/>
      <w:r>
        <w:t xml:space="preserve"> </w:t>
      </w:r>
      <w:commentRangeEnd w:id="12"/>
      <w:r w:rsidR="00012865">
        <w:rPr>
          <w:rStyle w:val="CommentReference"/>
          <w:sz w:val="24"/>
          <w:szCs w:val="24"/>
        </w:rPr>
        <w:commentReference w:id="12"/>
      </w:r>
      <w:commentRangeEnd w:id="13"/>
      <w:r w:rsidR="00FF6DE0">
        <w:rPr>
          <w:rStyle w:val="CommentReference"/>
          <w:sz w:val="24"/>
          <w:szCs w:val="24"/>
        </w:rPr>
        <w:commentReference w:id="13"/>
      </w:r>
      <w:r>
        <w:t xml:space="preserve">in </w:t>
      </w:r>
      <w:r>
        <w:rPr>
          <w:rStyle w:val="VerbatimChar"/>
        </w:rPr>
        <w:t>config.yaml</w:t>
      </w:r>
      <w:r>
        <w:t xml:space="preserve">. </w:t>
      </w:r>
      <w:r w:rsidR="00012865">
        <w:t xml:space="preserve">Consequently, module </w:t>
      </w:r>
      <w:r>
        <w:t xml:space="preserve">code </w:t>
      </w:r>
      <w:r w:rsidR="00012865">
        <w:t>remains</w:t>
      </w:r>
      <w:r>
        <w:t xml:space="preserve"> </w:t>
      </w:r>
      <w:r w:rsidR="00012865">
        <w:t xml:space="preserve">invariant across </w:t>
      </w:r>
      <w:r>
        <w:t>project</w:t>
      </w:r>
      <w:r w:rsidR="00012865">
        <w:t>s</w:t>
      </w:r>
      <w:r w:rsidR="00CF66E8">
        <w:t>, with</w:t>
      </w:r>
      <w:r>
        <w:t xml:space="preserve"> dataset-specific </w:t>
      </w:r>
      <w:r w:rsidR="00CF66E8">
        <w:t xml:space="preserve">customization implemented exclusively through </w:t>
      </w:r>
      <w:r>
        <w:t xml:space="preserve">live in </w:t>
      </w:r>
      <w:r>
        <w:rPr>
          <w:rStyle w:val="VerbatimChar"/>
        </w:rPr>
        <w:t>config.yaml</w:t>
      </w:r>
      <w:r>
        <w:t xml:space="preserve"> </w:t>
      </w:r>
      <w:r w:rsidR="00CF66E8">
        <w:t xml:space="preserve">configuration settings </w:t>
      </w:r>
      <w:r>
        <w:t xml:space="preserve">or </w:t>
      </w:r>
      <w:commentRangeStart w:id="14"/>
      <w:r>
        <w:t>in the structured fix tables it references</w:t>
      </w:r>
      <w:commentRangeEnd w:id="14"/>
      <w:r w:rsidR="00CF66E8">
        <w:rPr>
          <w:rStyle w:val="CommentReference"/>
          <w:sz w:val="24"/>
          <w:szCs w:val="24"/>
        </w:rPr>
        <w:commentReference w:id="14"/>
      </w:r>
      <w:r>
        <w:t xml:space="preserve">. R/00 (setup) and R/01 (input loading) </w:t>
      </w:r>
      <w:r w:rsidR="00CF66E8">
        <w:t xml:space="preserve">are executed </w:t>
      </w:r>
      <w:r w:rsidR="00710F87">
        <w:t>by default</w:t>
      </w:r>
      <w:commentRangeStart w:id="15"/>
      <w:ins w:id="16" w:author="Julio Cesar Ortega Cambara" w:date="2026-08-31T16:45:00Z" w16du:dateUtc="2026-08-31T15:45:00Z">
        <w:r w:rsidR="00FF6DE0">
          <w:t>, whereas all downstream modules can be selectively enabled or disabled via cfg$stages$* flags;</w:t>
        </w:r>
      </w:ins>
      <w:r w:rsidR="00710F87">
        <w:t xml:space="preserve"> </w:t>
      </w:r>
      <w:ins w:id="17" w:author="Julio Cesar Ortega Cambara" w:date="2026-08-31T16:45:00Z" w16du:dateUtc="2026-08-31T15:45:00Z">
        <w:r w:rsidR="00FF6DE0">
          <w:t>For example</w:t>
        </w:r>
      </w:ins>
      <w:r w:rsidR="00710F87">
        <w:t>, users can</w:t>
      </w:r>
      <w:r>
        <w:t xml:space="preserve"> re-run only the resistome modules after revising thresholds.</w:t>
      </w:r>
      <w:commentRangeEnd w:id="15"/>
      <w:r w:rsidR="00CF66E8">
        <w:rPr>
          <w:rStyle w:val="CommentReference"/>
          <w:sz w:val="24"/>
          <w:szCs w:val="24"/>
        </w:rPr>
        <w:commentReference w:id="15"/>
      </w:r>
      <w:r>
        <w:t xml:space="preserve"> TPM normalisation (R/03) and all gene-</w:t>
      </w:r>
      <w:r w:rsidR="00CF66E8">
        <w:t xml:space="preserve">mobile genetic </w:t>
      </w:r>
      <w:r>
        <w:t>element</w:t>
      </w:r>
      <w:r w:rsidR="00CF66E8">
        <w:t xml:space="preserve"> integration</w:t>
      </w:r>
      <w:r>
        <w:t xml:space="preserve"> stages (R/09–R/11) </w:t>
      </w:r>
      <w:r w:rsidR="00224DDB">
        <w:t xml:space="preserve">are contingent upon </w:t>
      </w:r>
      <w:r>
        <w:t xml:space="preserve">ABRicate outputs and are </w:t>
      </w:r>
      <w:r w:rsidR="00224DDB">
        <w:t>automatically omitted when such inputs are absent</w:t>
      </w:r>
      <w:r>
        <w:t xml:space="preserve">. </w:t>
      </w:r>
      <w:r w:rsidR="002C5FBF">
        <w:t>S</w:t>
      </w:r>
      <w:r>
        <w:t xml:space="preserve">tudy </w:t>
      </w:r>
      <w:r w:rsidR="002C5FBF">
        <w:t xml:space="preserve"> specific corrections to </w:t>
      </w:r>
      <w:r>
        <w:t xml:space="preserve">NCBI taxonomy </w:t>
      </w:r>
      <w:r w:rsidR="002C5FBF">
        <w:t>assignments</w:t>
      </w:r>
      <w:r>
        <w:t>, whe</w:t>
      </w:r>
      <w:r w:rsidR="002C5FBF">
        <w:t>re required</w:t>
      </w:r>
      <w:r>
        <w:t xml:space="preserve">, are </w:t>
      </w:r>
      <w:r w:rsidR="002C5FBF">
        <w:t xml:space="preserve">encoded </w:t>
      </w:r>
      <w:r>
        <w:t xml:space="preserve">in a structured </w:t>
      </w:r>
      <w:r>
        <w:rPr>
          <w:rStyle w:val="VerbatimChar"/>
        </w:rPr>
        <w:t>taxid_fixes.csv</w:t>
      </w:r>
      <w:r>
        <w:t xml:space="preserve"> </w:t>
      </w:r>
      <w:r w:rsidR="002C5FBF">
        <w:t xml:space="preserve">table </w:t>
      </w:r>
      <w:r>
        <w:t>rather than</w:t>
      </w:r>
      <w:r w:rsidR="002C5FBF">
        <w:t xml:space="preserve"> implemented</w:t>
      </w:r>
      <w:r>
        <w:t xml:space="preserve"> as row-index edits. </w:t>
      </w:r>
      <w:r w:rsidR="002C5FBF">
        <w:t xml:space="preserve">Multiple-testing correction is controlled through </w:t>
      </w:r>
      <w:r>
        <w:rPr>
          <w:rStyle w:val="VerbatimChar"/>
        </w:rPr>
        <w:t>cfg$stats$padjust_method</w:t>
      </w:r>
      <w:r>
        <w:t xml:space="preserve"> </w:t>
      </w:r>
      <w:r w:rsidR="002C5FBF">
        <w:t xml:space="preserve">parameter, ensuring consistent application of the selected adjustment throughout the pipeline. The </w:t>
      </w:r>
      <w:r>
        <w:t>Benjamini-Hochberg</w:t>
      </w:r>
      <w:r w:rsidR="00710F87">
        <w:t xml:space="preserve"> </w:t>
      </w:r>
      <w:r w:rsidR="002C5FBF">
        <w:t xml:space="preserve">false discovery rate </w:t>
      </w:r>
      <w:r w:rsidR="00710F87">
        <w:t>is used</w:t>
      </w:r>
      <w:r>
        <w:t xml:space="preserve"> by default</w:t>
      </w:r>
      <w:r w:rsidR="002C5FBF">
        <w:t xml:space="preserve">, although alternative correction methods are supported and documented </w:t>
      </w:r>
      <w:r>
        <w:t xml:space="preserve">in </w:t>
      </w:r>
      <w:r>
        <w:rPr>
          <w:rStyle w:val="VerbatimChar"/>
        </w:rPr>
        <w:t>docs/STATISTICS.md</w:t>
      </w:r>
      <w:r>
        <w:t>).</w:t>
      </w:r>
    </w:p>
    <w:p w14:paraId="10A0BAB3" w14:textId="1235E64D" w:rsidR="00E11334" w:rsidRDefault="00000000" w:rsidP="00CD7FBE">
      <w:pPr>
        <w:pStyle w:val="BodyText"/>
        <w:jc w:val="both"/>
      </w:pPr>
      <w:r>
        <w:rPr>
          <w:b/>
          <w:bCs/>
        </w:rPr>
        <w:t>Stages.</w:t>
      </w:r>
      <w:r>
        <w:t xml:space="preserve"> The pipeline</w:t>
      </w:r>
      <w:r w:rsidR="00AB3A12">
        <w:t xml:space="preserve"> is</w:t>
      </w:r>
      <w:r>
        <w:t xml:space="preserve"> organise</w:t>
      </w:r>
      <w:r w:rsidR="00AB3A12">
        <w:t>d</w:t>
      </w:r>
      <w:r>
        <w:t xml:space="preserve"> into five conceptual </w:t>
      </w:r>
      <w:ins w:id="18" w:author="Julio Cesar Ortega Cambara" w:date="2026-08-31T16:46:00Z" w16du:dateUtc="2026-08-31T15:46:00Z">
        <w:r w:rsidR="00FF6DE0">
          <w:t>stages</w:t>
        </w:r>
      </w:ins>
      <w:r>
        <w:t>.</w:t>
      </w:r>
    </w:p>
    <w:p w14:paraId="01270E51" w14:textId="3E6A360B" w:rsidR="00E11334" w:rsidRDefault="00000000" w:rsidP="00CD7FBE">
      <w:pPr>
        <w:pStyle w:val="BodyText"/>
        <w:jc w:val="both"/>
      </w:pPr>
      <w:r>
        <w:t xml:space="preserve">(1) </w:t>
      </w:r>
      <w:r w:rsidR="00AB3A12">
        <w:t xml:space="preserve">data </w:t>
      </w:r>
      <w:ins w:id="19" w:author="Julio Cesar Ortega Cambara" w:date="2026-08-31T16:47:00Z" w16du:dateUtc="2026-08-31T15:47:00Z">
        <w:r w:rsidR="00FF6DE0">
          <w:rPr>
            <w:i/>
            <w:iCs/>
          </w:rPr>
          <w:t>input</w:t>
        </w:r>
        <w:r w:rsidR="00FF6DE0">
          <w:rPr>
            <w:i/>
            <w:iCs/>
          </w:rPr>
          <w:t xml:space="preserve"> </w:t>
        </w:r>
      </w:ins>
      <w:r>
        <w:rPr>
          <w:i/>
          <w:iCs/>
        </w:rPr>
        <w:t xml:space="preserve">and </w:t>
      </w:r>
      <w:ins w:id="20" w:author="Julio Cesar Ortega Cambara" w:date="2026-08-31T16:48:00Z" w16du:dateUtc="2026-08-31T15:48:00Z">
        <w:r w:rsidR="00FF6DE0">
          <w:rPr>
            <w:i/>
            <w:iCs/>
          </w:rPr>
          <w:t>decontamination</w:t>
        </w:r>
      </w:ins>
      <w:r>
        <w:t xml:space="preserve"> (R/00–R/02)</w:t>
      </w:r>
      <w:r w:rsidR="00AB3A12">
        <w:t>. The pipieline imports</w:t>
      </w:r>
      <w:r>
        <w:t xml:space="preserve"> upstream </w:t>
      </w:r>
      <w:r w:rsidR="00AB3A12">
        <w:t xml:space="preserve">outputs from </w:t>
      </w:r>
      <w:r>
        <w:t xml:space="preserve">Kraken2/Bracken, ABRicate, Re-centrifuge contamination tags, study metadata </w:t>
      </w:r>
      <w:r w:rsidR="00AB3A12">
        <w:t xml:space="preserve">tables </w:t>
      </w:r>
      <w:r>
        <w:t xml:space="preserve">accommodating per-project input shapes rather than assuming a fixed column layout, apply optional negative-control subtraction, merge Bracken counts with the metadata covariates declared in </w:t>
      </w:r>
      <w:r>
        <w:rPr>
          <w:rStyle w:val="VerbatimChar"/>
        </w:rPr>
        <w:t>cfg$metadata$fixed_effects</w:t>
      </w:r>
      <w:r>
        <w:t xml:space="preserve"> / </w:t>
      </w:r>
      <w:r>
        <w:rPr>
          <w:rStyle w:val="VerbatimChar"/>
        </w:rPr>
        <w:t>random_effect</w:t>
      </w:r>
      <w:r>
        <w:t xml:space="preserve">, and link ABRicate calls to taxonomic assignments. Per-study taxonomy patches are applied from </w:t>
      </w:r>
      <w:r>
        <w:rPr>
          <w:rStyle w:val="VerbatimChar"/>
        </w:rPr>
        <w:t>taxid_fixes.csv</w:t>
      </w:r>
      <w:r>
        <w:t xml:space="preserve"> when supplied.</w:t>
      </w:r>
    </w:p>
    <w:p w14:paraId="525CF01F" w14:textId="20740C5A" w:rsidR="00E11334" w:rsidRDefault="00000000" w:rsidP="00CD7FBE">
      <w:pPr>
        <w:pStyle w:val="BodyText"/>
        <w:jc w:val="both"/>
      </w:pPr>
      <w:r>
        <w:t xml:space="preserve">(2) </w:t>
      </w:r>
      <w:commentRangeStart w:id="21"/>
      <w:r>
        <w:rPr>
          <w:i/>
          <w:iCs/>
        </w:rPr>
        <w:t>Gene-</w:t>
      </w:r>
      <w:r w:rsidR="00AB3A12">
        <w:rPr>
          <w:i/>
          <w:iCs/>
        </w:rPr>
        <w:t xml:space="preserve">abundance </w:t>
      </w:r>
      <w:r>
        <w:rPr>
          <w:i/>
          <w:iCs/>
        </w:rPr>
        <w:t>normalisation</w:t>
      </w:r>
      <w:r>
        <w:t xml:space="preserve"> (R/03) computes per-(sample, GENE) </w:t>
      </w:r>
      <w:commentRangeStart w:id="22"/>
      <w:r>
        <w:t>TPM</w:t>
      </w:r>
      <w:commentRangeEnd w:id="22"/>
      <w:r w:rsidR="005D7BB9">
        <w:rPr>
          <w:rStyle w:val="CommentReference"/>
          <w:sz w:val="24"/>
          <w:szCs w:val="24"/>
        </w:rPr>
        <w:commentReference w:id="22"/>
      </w:r>
      <w:r>
        <w:t xml:space="preserve"> </w:t>
      </w:r>
      <w:r w:rsidR="005D7BB9">
        <w:t xml:space="preserve">based on </w:t>
      </w:r>
      <w:r>
        <w:t>ABRicate hit</w:t>
      </w:r>
      <w:r w:rsidR="005D7BB9">
        <w:t xml:space="preserve"> counts </w:t>
      </w:r>
      <w:r>
        <w:t xml:space="preserve">and </w:t>
      </w:r>
      <w:r w:rsidR="005D7BB9">
        <w:t xml:space="preserve">annotated </w:t>
      </w:r>
      <w:r>
        <w:t>gene lengths.</w:t>
      </w:r>
      <w:commentRangeEnd w:id="21"/>
      <w:r w:rsidR="005D7BB9">
        <w:rPr>
          <w:rStyle w:val="CommentReference"/>
          <w:sz w:val="24"/>
          <w:szCs w:val="24"/>
        </w:rPr>
        <w:commentReference w:id="21"/>
      </w:r>
    </w:p>
    <w:p w14:paraId="39EB13EE" w14:textId="57C6C06A" w:rsidR="00DA4301" w:rsidRDefault="00000000" w:rsidP="00CD7FBE">
      <w:pPr>
        <w:pStyle w:val="BodyText"/>
        <w:jc w:val="both"/>
      </w:pPr>
      <w:r>
        <w:t xml:space="preserve">(3) </w:t>
      </w:r>
      <w:commentRangeStart w:id="23"/>
      <w:r w:rsidR="005D7BB9">
        <w:t xml:space="preserve">Microbial </w:t>
      </w:r>
      <w:r w:rsidR="005D7BB9">
        <w:rPr>
          <w:i/>
          <w:iCs/>
        </w:rPr>
        <w:t xml:space="preserve">community </w:t>
      </w:r>
      <w:r>
        <w:rPr>
          <w:i/>
          <w:iCs/>
        </w:rPr>
        <w:t>analyses</w:t>
      </w:r>
      <w:r>
        <w:t xml:space="preserve"> (R/04–R/08) </w:t>
      </w:r>
      <w:commentRangeEnd w:id="23"/>
      <w:r w:rsidR="005D7BB9">
        <w:rPr>
          <w:rStyle w:val="CommentReference"/>
          <w:sz w:val="24"/>
          <w:szCs w:val="24"/>
        </w:rPr>
        <w:commentReference w:id="23"/>
      </w:r>
      <w:r>
        <w:t xml:space="preserve">cover the standard taxonomic toolkit. </w:t>
      </w:r>
      <w:r w:rsidR="005D7BB9">
        <w:t xml:space="preserve">Following standardisation and cleaning of shared taxon names,  </w:t>
      </w:r>
      <w:r>
        <w:t xml:space="preserve">R/04–R/05 </w:t>
      </w:r>
      <w:r w:rsidR="005D7BB9">
        <w:t xml:space="preserve">generate </w:t>
      </w:r>
      <w:r>
        <w:t>Venn diagrams</w:t>
      </w:r>
      <w:r w:rsidR="005D7BB9">
        <w:t xml:space="preserve">, </w:t>
      </w:r>
      <w:r>
        <w:t xml:space="preserve">annotated heatmaps, </w:t>
      </w:r>
      <w:r w:rsidR="005D7BB9">
        <w:t xml:space="preserve">and </w:t>
      </w:r>
      <w:r>
        <w:t xml:space="preserve">top-N stacked-bar relative-abundance plots (static PNG and interactive plotly HTML) with paired total-count and sample-prevalence panels. </w:t>
      </w:r>
      <w:commentRangeStart w:id="24"/>
      <w:r w:rsidR="00710F87">
        <w:t>A</w:t>
      </w:r>
      <w:r>
        <w:t>lpha</w:t>
      </w:r>
      <w:r w:rsidR="00710F87">
        <w:t xml:space="preserve"> </w:t>
      </w:r>
      <w:r>
        <w:t>diversity</w:t>
      </w:r>
      <w:r w:rsidR="00710F87">
        <w:t xml:space="preserve"> (R/06</w:t>
      </w:r>
      <w:r w:rsidR="00CD0564">
        <w:t>) reports Shannon, Simpson, richness, Pielou, and Fisher metrics with Kruskal-Wallis tests and violin/bar plots, preferring a pre-computed indices CSV (e.g.,</w:t>
      </w:r>
      <w:r>
        <w:t xml:space="preserve"> Oxford Nanopore wf-metagenomics output) and falling back to </w:t>
      </w:r>
      <w:r w:rsidR="00CD0564">
        <w:t xml:space="preserve">the </w:t>
      </w:r>
      <w:r>
        <w:t>vegan</w:t>
      </w:r>
      <w:r w:rsidR="00CD0564">
        <w:t xml:space="preserve"> R package</w:t>
      </w:r>
      <w:r>
        <w:t xml:space="preserve">. </w:t>
      </w:r>
      <w:commentRangeEnd w:id="24"/>
      <w:r w:rsidR="00DA4301">
        <w:rPr>
          <w:rStyle w:val="CommentReference"/>
          <w:sz w:val="24"/>
          <w:szCs w:val="24"/>
        </w:rPr>
        <w:commentReference w:id="24"/>
      </w:r>
    </w:p>
    <w:p w14:paraId="5274C607" w14:textId="30411CCA" w:rsidR="00E11334" w:rsidRDefault="00CD0564" w:rsidP="00CD7FBE">
      <w:pPr>
        <w:pStyle w:val="BodyText"/>
        <w:jc w:val="both"/>
      </w:pPr>
      <w:r>
        <w:t xml:space="preserve">Beta diversity </w:t>
      </w:r>
      <w:r w:rsidR="00DA4301">
        <w:t xml:space="preserve">analysis </w:t>
      </w:r>
      <w:r>
        <w:t xml:space="preserve">(R/07) </w:t>
      </w:r>
      <w:r w:rsidR="00DA4301">
        <w:t xml:space="preserve">assesses between-sample community differences using </w:t>
      </w:r>
      <w:commentRangeStart w:id="25"/>
      <w:r>
        <w:t>PCoA</w:t>
      </w:r>
      <w:commentRangeEnd w:id="25"/>
      <w:r w:rsidR="00DA4301">
        <w:rPr>
          <w:rStyle w:val="CommentReference"/>
          <w:sz w:val="24"/>
          <w:szCs w:val="24"/>
        </w:rPr>
        <w:commentReference w:id="25"/>
      </w:r>
      <w:r>
        <w:t xml:space="preserve"> </w:t>
      </w:r>
      <w:commentRangeStart w:id="26"/>
      <w:r>
        <w:t>on Hellinger-transformed Bray-Curtis</w:t>
      </w:r>
      <w:commentRangeEnd w:id="26"/>
      <w:r w:rsidR="00DA4301">
        <w:rPr>
          <w:rStyle w:val="CommentReference"/>
          <w:sz w:val="24"/>
          <w:szCs w:val="24"/>
        </w:rPr>
        <w:commentReference w:id="26"/>
      </w:r>
      <w:r>
        <w:t xml:space="preserve"> distances with PERMANOVA (</w:t>
      </w:r>
      <w:r>
        <w:rPr>
          <w:rStyle w:val="VerbatimChar"/>
        </w:rPr>
        <w:t>adonis2</w:t>
      </w:r>
      <w:r>
        <w:t>, 9999 permutations) and PERMDISP (</w:t>
      </w:r>
      <w:r>
        <w:rPr>
          <w:rStyle w:val="VerbatimChar"/>
        </w:rPr>
        <w:t>betadisper</w:t>
      </w:r>
      <w:r>
        <w:t xml:space="preserve">) overlaid on the ordination. </w:t>
      </w:r>
      <w:r w:rsidR="00DA4301">
        <w:t xml:space="preserve">Differential abundance analysis  </w:t>
      </w:r>
      <w:r>
        <w:t xml:space="preserve">(R/08) </w:t>
      </w:r>
      <w:r w:rsidR="00DA4301">
        <w:t xml:space="preserve"> is performed at both taxonomic and functional level using ALDEx2. T</w:t>
      </w:r>
      <w:r>
        <w:t>ax</w:t>
      </w:r>
      <w:r w:rsidR="00DA4301">
        <w:t xml:space="preserve">onomic analysis use </w:t>
      </w:r>
      <w:r>
        <w:t xml:space="preserve"> Bracken counts</w:t>
      </w:r>
      <w:r w:rsidR="00DA4301">
        <w:t>, whereas</w:t>
      </w:r>
      <w:r>
        <w:t xml:space="preserve"> gene</w:t>
      </w:r>
      <w:r w:rsidR="00DA4301">
        <w:t xml:space="preserve">-level analysis utilise </w:t>
      </w:r>
      <w:r>
        <w:t>ABRicate contig hits per (sample, GENE))</w:t>
      </w:r>
      <w:r w:rsidR="00DA4301">
        <w:t>. The workflow</w:t>
      </w:r>
      <w:r>
        <w:t xml:space="preserve"> combin</w:t>
      </w:r>
      <w:r w:rsidR="00DA4301">
        <w:t>es</w:t>
      </w:r>
      <w:r>
        <w:t xml:space="preserve"> an omnibus Kruskal-Wallis with pairwise Welch's t tests, with an optional </w:t>
      </w:r>
      <w:r>
        <w:rPr>
          <w:rStyle w:val="VerbatimChar"/>
        </w:rPr>
        <w:t>aldex.glm</w:t>
      </w:r>
      <w:r>
        <w:t xml:space="preserve"> design path for covariate-adjusted models.</w:t>
      </w:r>
    </w:p>
    <w:p w14:paraId="64DDEE01" w14:textId="606DDCF2" w:rsidR="00E11334" w:rsidRDefault="00000000" w:rsidP="00CD7FBE">
      <w:pPr>
        <w:pStyle w:val="BodyText"/>
        <w:jc w:val="both"/>
      </w:pPr>
      <w:r>
        <w:lastRenderedPageBreak/>
        <w:t xml:space="preserve">(4) </w:t>
      </w:r>
      <w:r>
        <w:rPr>
          <w:i/>
          <w:iCs/>
        </w:rPr>
        <w:t>Functional profiling</w:t>
      </w:r>
      <w:r>
        <w:t xml:space="preserve"> (R/09–R/11) runs a shared analysis engine three times against domain-specific databases: </w:t>
      </w:r>
      <w:r w:rsidR="004D7E20">
        <w:t xml:space="preserve">(i) </w:t>
      </w:r>
      <w:r>
        <w:t>resistome</w:t>
      </w:r>
      <w:r w:rsidR="004D7E20">
        <w:t xml:space="preserve"> profiling using </w:t>
      </w:r>
      <w:r>
        <w:t xml:space="preserve"> ABRicate/CARD</w:t>
      </w:r>
      <w:r w:rsidR="004D7E20">
        <w:t xml:space="preserve"> annotations</w:t>
      </w:r>
      <w:r>
        <w:t xml:space="preserve">, </w:t>
      </w:r>
      <w:r w:rsidR="004D7E20">
        <w:t xml:space="preserve">including </w:t>
      </w:r>
      <w:r>
        <w:t>drug-class classification</w:t>
      </w:r>
      <w:r w:rsidR="004D7E20">
        <w:t xml:space="preserve">; </w:t>
      </w:r>
      <w:r>
        <w:t xml:space="preserve"> </w:t>
      </w:r>
      <w:r w:rsidR="004D7E20">
        <w:t xml:space="preserve">(ii) </w:t>
      </w:r>
      <w:r>
        <w:t>virulome</w:t>
      </w:r>
      <w:r w:rsidR="004D7E20">
        <w:t xml:space="preserve"> profiling</w:t>
      </w:r>
      <w:r>
        <w:t xml:space="preserve"> </w:t>
      </w:r>
      <w:r w:rsidR="004D7E20">
        <w:t xml:space="preserve">using </w:t>
      </w:r>
      <w:r>
        <w:t xml:space="preserve">VFDB, with functional categories extracted from the ABRicate </w:t>
      </w:r>
      <w:r>
        <w:rPr>
          <w:rStyle w:val="VerbatimChar"/>
        </w:rPr>
        <w:t>PRODUCT</w:t>
      </w:r>
      <w:r>
        <w:t xml:space="preserve"> field)</w:t>
      </w:r>
      <w:r w:rsidR="004D7E20">
        <w:t>;</w:t>
      </w:r>
      <w:r>
        <w:t xml:space="preserve"> </w:t>
      </w:r>
      <w:r w:rsidR="004D7E20">
        <w:t xml:space="preserve">(iii) </w:t>
      </w:r>
      <w:r>
        <w:t xml:space="preserve">mobilome </w:t>
      </w:r>
      <w:r w:rsidR="004D7E20">
        <w:t xml:space="preserve">using </w:t>
      </w:r>
      <w:r>
        <w:t xml:space="preserve">PlasmidFinder, </w:t>
      </w:r>
      <w:r w:rsidR="004D7E20">
        <w:t xml:space="preserve">incorporating </w:t>
      </w:r>
      <w:r>
        <w:t xml:space="preserve">configurable replicon-family classification </w:t>
      </w:r>
      <w:r w:rsidR="004D7E20">
        <w:t>(</w:t>
      </w:r>
      <w:r>
        <w:t xml:space="preserve">Col-like, IncF, IncX, other Inc). </w:t>
      </w:r>
      <w:r w:rsidR="004D7E20">
        <w:t xml:space="preserve">For each </w:t>
      </w:r>
      <w:r>
        <w:t>domain</w:t>
      </w:r>
      <w:r w:rsidR="004D7E20">
        <w:t>, the pipeline</w:t>
      </w:r>
      <w:r>
        <w:t xml:space="preserve"> </w:t>
      </w:r>
      <w:r w:rsidR="004D7E20">
        <w:t>generates</w:t>
      </w:r>
      <w:r>
        <w:t xml:space="preserve"> alpha diversity</w:t>
      </w:r>
      <w:r w:rsidR="004D7E20">
        <w:t xml:space="preserve"> metrics</w:t>
      </w:r>
      <w:r>
        <w:t>, Venn diagram</w:t>
      </w:r>
      <w:r w:rsidR="004D7E20">
        <w:t>s</w:t>
      </w:r>
      <w:r>
        <w:t>, gene- and category-level heatmaps, relative-abundance</w:t>
      </w:r>
      <w:r w:rsidR="004D7E20">
        <w:t xml:space="preserve"> visualisation</w:t>
      </w:r>
      <w:r>
        <w:t xml:space="preserve"> and total-count panels, and a </w:t>
      </w:r>
      <w:commentRangeStart w:id="27"/>
      <w:r>
        <w:t xml:space="preserve">PCoA + PERMANOVA + PERMDISP </w:t>
      </w:r>
      <w:commentRangeEnd w:id="27"/>
      <w:r w:rsidR="004D7E20">
        <w:rPr>
          <w:rStyle w:val="CommentReference"/>
          <w:sz w:val="24"/>
          <w:szCs w:val="24"/>
        </w:rPr>
        <w:commentReference w:id="27"/>
      </w:r>
      <w:r>
        <w:t>suite.</w:t>
      </w:r>
    </w:p>
    <w:p w14:paraId="3100990C" w14:textId="593B1922" w:rsidR="00E11334" w:rsidRDefault="00000000" w:rsidP="00CD7FBE">
      <w:pPr>
        <w:pStyle w:val="BodyText"/>
        <w:jc w:val="both"/>
      </w:pPr>
      <w:r>
        <w:t xml:space="preserve">(5) </w:t>
      </w:r>
      <w:r>
        <w:rPr>
          <w:i/>
          <w:iCs/>
        </w:rPr>
        <w:t>Integration, reporting and manifest</w:t>
      </w:r>
      <w:r>
        <w:t xml:space="preserve"> (R/12–R/14). </w:t>
      </w:r>
      <w:r w:rsidR="004D7E20">
        <w:t xml:space="preserve">The final stage integrates results across all domains and produces outputs. </w:t>
      </w:r>
      <w:commentRangeStart w:id="28"/>
      <w:r>
        <w:t xml:space="preserve">R/12 reports igraph topology metrics (degree, betweenness, Louvain modularity) alongside its </w:t>
      </w:r>
      <w:commentRangeStart w:id="29"/>
      <w:commentRangeStart w:id="30"/>
      <w:r>
        <w:t>network</w:t>
      </w:r>
      <w:commentRangeEnd w:id="29"/>
      <w:r w:rsidR="004D7E20">
        <w:rPr>
          <w:rStyle w:val="CommentReference"/>
          <w:sz w:val="24"/>
          <w:szCs w:val="24"/>
        </w:rPr>
        <w:commentReference w:id="29"/>
      </w:r>
      <w:commentRangeEnd w:id="30"/>
      <w:r w:rsidR="000206C2">
        <w:rPr>
          <w:rStyle w:val="CommentReference"/>
          <w:sz w:val="24"/>
          <w:szCs w:val="24"/>
        </w:rPr>
        <w:commentReference w:id="30"/>
      </w:r>
      <w:r>
        <w:t xml:space="preserve">, chord and Sankey outputs, and exports Gephi-compatible node/edge tables. </w:t>
      </w:r>
      <w:commentRangeEnd w:id="28"/>
      <w:r w:rsidR="004D7E20">
        <w:rPr>
          <w:rStyle w:val="CommentReference"/>
          <w:sz w:val="24"/>
          <w:szCs w:val="24"/>
        </w:rPr>
        <w:commentReference w:id="28"/>
      </w:r>
      <w:r>
        <w:t>R/1</w:t>
      </w:r>
      <w:r w:rsidR="00CD0564">
        <w:t>3</w:t>
      </w:r>
      <w:r>
        <w:t xml:space="preserve"> assembles main and supplementary composite figures (PNG and TIFF independently toggleable) driven by a slot-YAML layout, plus </w:t>
      </w:r>
      <w:r>
        <w:rPr>
          <w:rStyle w:val="VerbatimChar"/>
        </w:rPr>
        <w:t>supplementary_tables.xlsx</w:t>
      </w:r>
      <w:r>
        <w:t>. R/1</w:t>
      </w:r>
      <w:r w:rsidR="00CD0564">
        <w:t>4</w:t>
      </w:r>
      <w:r>
        <w:t xml:space="preserve"> writes </w:t>
      </w:r>
      <w:r>
        <w:rPr>
          <w:rStyle w:val="VerbatimChar"/>
        </w:rPr>
        <w:t>manifest.json</w:t>
      </w:r>
      <w:r>
        <w:t xml:space="preserve"> (contract v1.2), a kind-tagged catalogue of every figure, table and intermediate artefact the </w:t>
      </w:r>
      <w:r w:rsidR="00CD0564">
        <w:t>pipeline</w:t>
      </w:r>
      <w:r>
        <w:t xml:space="preserve"> produced, providing a stable contract for downstream </w:t>
      </w:r>
      <w:r w:rsidR="00CD0564">
        <w:t>integration</w:t>
      </w:r>
      <w:r>
        <w:t>.</w:t>
      </w:r>
    </w:p>
    <w:p w14:paraId="7EFC1E6C" w14:textId="7B4C6813" w:rsidR="00E11334" w:rsidRDefault="00000000" w:rsidP="00CD7FBE">
      <w:pPr>
        <w:pStyle w:val="BodyText"/>
        <w:jc w:val="both"/>
      </w:pPr>
      <w:r>
        <w:rPr>
          <w:b/>
          <w:bCs/>
        </w:rPr>
        <w:t>Reporting.</w:t>
      </w:r>
      <w:r>
        <w:t xml:space="preserve"> </w:t>
      </w:r>
      <w:r w:rsidR="004D7E20">
        <w:t xml:space="preserve">Results are rendered through a </w:t>
      </w:r>
      <w:r>
        <w:t xml:space="preserve">Quarto template as a multi-page HTML dashboard </w:t>
      </w:r>
      <w:r w:rsidR="004D7E20">
        <w:t xml:space="preserve">containing </w:t>
      </w:r>
      <w:ins w:id="31" w:author="Julio Cesar Ortega Cambara" w:date="2026-08-31T16:53:00Z" w16du:dateUtc="2026-08-31T15:53:00Z">
        <w:r w:rsidR="000206C2">
          <w:t>dedicated</w:t>
        </w:r>
      </w:ins>
      <w:commentRangeStart w:id="32"/>
      <w:r>
        <w:t xml:space="preserve"> panels </w:t>
      </w:r>
      <w:commentRangeEnd w:id="32"/>
      <w:r w:rsidR="004D7E20">
        <w:rPr>
          <w:rStyle w:val="CommentReference"/>
          <w:sz w:val="24"/>
          <w:szCs w:val="24"/>
        </w:rPr>
        <w:commentReference w:id="32"/>
      </w:r>
      <w:r w:rsidR="004D7E20">
        <w:t xml:space="preserve">for </w:t>
      </w:r>
      <w:r>
        <w:t>taxonomy, diversity, differential abundance, resistome, virulome, mobilome, network</w:t>
      </w:r>
      <w:r w:rsidR="004D7E20">
        <w:t xml:space="preserve"> </w:t>
      </w:r>
      <w:r>
        <w:t xml:space="preserve">and embedded download links. Dependencies are pinned via </w:t>
      </w:r>
      <w:r>
        <w:rPr>
          <w:rStyle w:val="VerbatimChar"/>
        </w:rPr>
        <w:t>renv</w:t>
      </w:r>
      <w:r w:rsidR="00CD0564">
        <w:rPr>
          <w:rStyle w:val="VerbatimChar"/>
        </w:rPr>
        <w:t>,</w:t>
      </w:r>
      <w:r>
        <w:t xml:space="preserve"> and the project requires R ≥ 4.5; external command-line tools (Kraken2, Bracken, ABRicate, Re-centrifuge) are assumed to have been run upstream.</w:t>
      </w:r>
    </w:p>
    <w:p w14:paraId="292816DD" w14:textId="77777777" w:rsidR="00E11334" w:rsidRDefault="00000000">
      <w:pPr>
        <w:pStyle w:val="Heading2"/>
      </w:pPr>
      <w:bookmarkStart w:id="33" w:name="Xe535e7deb3457bf6891dfc100ac742aa591bc31"/>
      <w:bookmarkEnd w:id="7"/>
      <w:r>
        <w:t>3 Application and Validation</w:t>
      </w:r>
    </w:p>
    <w:p w14:paraId="0201D90E" w14:textId="05D414AC" w:rsidR="00E11334" w:rsidRDefault="00000000" w:rsidP="00F42F22">
      <w:pPr>
        <w:pStyle w:val="FirstParagraph"/>
        <w:jc w:val="both"/>
      </w:pPr>
      <w:r>
        <w:t>We validat</w:t>
      </w:r>
      <w:r w:rsidR="006D7C83">
        <w:t>ed</w:t>
      </w:r>
      <w:r>
        <w:t xml:space="preserve"> the pipeline against two</w:t>
      </w:r>
      <w:r w:rsidR="006D7C83">
        <w:t xml:space="preserve"> in-house generated but publically available</w:t>
      </w:r>
      <w:commentRangeStart w:id="34"/>
      <w:r>
        <w:t xml:space="preserve"> long-read chicken caecum metagenomics studies</w:t>
      </w:r>
      <w:commentRangeEnd w:id="34"/>
      <w:r w:rsidR="006D7C83">
        <w:rPr>
          <w:rStyle w:val="CommentReference"/>
          <w:sz w:val="24"/>
          <w:szCs w:val="24"/>
        </w:rPr>
        <w:commentReference w:id="34"/>
      </w:r>
      <w:r>
        <w:t xml:space="preserve">. The </w:t>
      </w:r>
      <w:ins w:id="35" w:author="Julio Cesar Ortega Cambara" w:date="2026-08-31T16:53:00Z" w16du:dateUtc="2026-08-31T15:53:00Z">
        <w:r w:rsidR="000206C2">
          <w:t>primary</w:t>
        </w:r>
      </w:ins>
      <w:r>
        <w:t xml:space="preserve"> </w:t>
      </w:r>
      <w:ins w:id="36" w:author="Julio Cesar Ortega Cambara" w:date="2026-08-31T16:54:00Z" w16du:dateUtc="2026-08-31T15:54:00Z">
        <w:r w:rsidR="000206C2">
          <w:t>dataset</w:t>
        </w:r>
      </w:ins>
      <w:r>
        <w:t xml:space="preserve"> (</w:t>
      </w:r>
      <w:r w:rsidR="00F42F22">
        <w:rPr>
          <w:rStyle w:val="VerbatimChar"/>
        </w:rPr>
        <w:t>C</w:t>
      </w:r>
      <w:r>
        <w:rPr>
          <w:rStyle w:val="VerbatimChar"/>
        </w:rPr>
        <w:t>hicken</w:t>
      </w:r>
      <w:r w:rsidR="00F42F22">
        <w:rPr>
          <w:rStyle w:val="VerbatimChar"/>
        </w:rPr>
        <w:t xml:space="preserve"> </w:t>
      </w:r>
      <w:r>
        <w:rPr>
          <w:rStyle w:val="VerbatimChar"/>
        </w:rPr>
        <w:t>batch</w:t>
      </w:r>
      <w:r w:rsidR="00F42F22">
        <w:rPr>
          <w:rStyle w:val="VerbatimChar"/>
        </w:rPr>
        <w:t xml:space="preserve"> </w:t>
      </w:r>
      <w:r>
        <w:rPr>
          <w:rStyle w:val="VerbatimChar"/>
        </w:rPr>
        <w:t>1</w:t>
      </w:r>
      <w:r>
        <w:t>, PC_JC_2024-11-29; 18 samples; 3 dietary groups</w:t>
      </w:r>
      <w:r w:rsidR="006D7C83">
        <w:t>:</w:t>
      </w:r>
      <w:r>
        <w:t xml:space="preserve"> Dulse, Reference diet, Soyabean meal) </w:t>
      </w:r>
      <w:ins w:id="37" w:author="Julio Cesar Ortega Cambara" w:date="2026-08-31T16:56:00Z" w16du:dateUtc="2026-08-31T15:56:00Z">
        <w:r w:rsidR="000206C2">
          <w:t>has</w:t>
        </w:r>
      </w:ins>
      <w:r w:rsidR="006D7C83">
        <w:t xml:space="preserve"> </w:t>
      </w:r>
      <w:r>
        <w:t xml:space="preserve">approximately 46 hand-edited R scripts </w:t>
      </w:r>
      <w:r w:rsidR="006D7C83">
        <w:t xml:space="preserve">with corresponding validated </w:t>
      </w:r>
      <w:r>
        <w:t>figures and tables</w:t>
      </w:r>
      <w:r w:rsidR="006D7C83">
        <w:t>.</w:t>
      </w:r>
      <w:r>
        <w:t xml:space="preserve"> </w:t>
      </w:r>
      <w:r w:rsidR="006D7C83">
        <w:t xml:space="preserve">Therefore </w:t>
      </w:r>
      <w:r>
        <w:t xml:space="preserve">each stage can be compared output-for-output against the corresponding ground-truth artefact. The </w:t>
      </w:r>
      <w:r w:rsidR="006D7C83">
        <w:t xml:space="preserve">second dataset </w:t>
      </w:r>
      <w:r>
        <w:t>(</w:t>
      </w:r>
      <w:r w:rsidR="00F42F22">
        <w:rPr>
          <w:rStyle w:val="VerbatimChar"/>
        </w:rPr>
        <w:t>C</w:t>
      </w:r>
      <w:r>
        <w:rPr>
          <w:rStyle w:val="VerbatimChar"/>
        </w:rPr>
        <w:t>hicken</w:t>
      </w:r>
      <w:r w:rsidR="00F42F22">
        <w:rPr>
          <w:rStyle w:val="VerbatimChar"/>
        </w:rPr>
        <w:t xml:space="preserve"> b</w:t>
      </w:r>
      <w:r>
        <w:rPr>
          <w:rStyle w:val="VerbatimChar"/>
        </w:rPr>
        <w:t>atch</w:t>
      </w:r>
      <w:r w:rsidR="00F42F22">
        <w:rPr>
          <w:rStyle w:val="VerbatimChar"/>
        </w:rPr>
        <w:t xml:space="preserve"> </w:t>
      </w:r>
      <w:r>
        <w:rPr>
          <w:rStyle w:val="VerbatimChar"/>
        </w:rPr>
        <w:t>2</w:t>
      </w:r>
      <w:r>
        <w:t>, JC_FL_2025-05-20; 32 samples</w:t>
      </w:r>
      <w:r w:rsidR="006D7C83">
        <w:t>) was used for scal</w:t>
      </w:r>
      <w:r w:rsidR="001F7027">
        <w:t>ability</w:t>
      </w:r>
      <w:r w:rsidR="006D7C83">
        <w:t xml:space="preserve"> and </w:t>
      </w:r>
      <w:r w:rsidR="000206C2">
        <w:t>feature coverage</w:t>
      </w:r>
      <w:r w:rsidR="001F7027">
        <w:t xml:space="preserve">. Samples were </w:t>
      </w:r>
      <w:ins w:id="38" w:author="Julio Cesar Ortega Cambara" w:date="2026-08-31T16:57:00Z" w16du:dateUtc="2026-08-31T15:57:00Z">
        <w:r w:rsidR="000206C2">
          <w:t xml:space="preserve">organised into a </w:t>
        </w:r>
      </w:ins>
      <w:r>
        <w:t xml:space="preserve">4-level composite </w:t>
      </w:r>
      <w:r>
        <w:rPr>
          <w:rStyle w:val="VerbatimChar"/>
        </w:rPr>
        <w:t>Treatment_Bird</w:t>
      </w:r>
      <w:r>
        <w:t xml:space="preserve"> grouping </w:t>
      </w:r>
      <w:r w:rsidR="001F7027">
        <w:t>(</w:t>
      </w:r>
      <w:r>
        <w:t xml:space="preserve">Control_W4, Control_W5, Dulse_W4, Dulse_W5) </w:t>
      </w:r>
      <w:r w:rsidR="001F7027">
        <w:t xml:space="preserve">including </w:t>
      </w:r>
      <w:r>
        <w:t>a random effect (</w:t>
      </w:r>
      <w:r>
        <w:rPr>
          <w:rStyle w:val="VerbatimChar"/>
        </w:rPr>
        <w:t>block</w:t>
      </w:r>
      <w:r>
        <w:t>, pens 1–8), two declared negative controls (CTRL1, CTRL2), and a larger per-stage feature load. Two purpose-built validation scripts (</w:t>
      </w:r>
      <w:r>
        <w:rPr>
          <w:rStyle w:val="VerbatimChar"/>
        </w:rPr>
        <w:t>scripts/diff_normdata.R</w:t>
      </w:r>
      <w:r>
        <w:t xml:space="preserve"> and </w:t>
      </w:r>
      <w:r>
        <w:rPr>
          <w:rStyle w:val="VerbatimChar"/>
        </w:rPr>
        <w:t>scripts/probe_taxid_parse.R</w:t>
      </w:r>
      <w:r>
        <w:t>) provide</w:t>
      </w:r>
      <w:r w:rsidR="001F7027">
        <w:t>d</w:t>
      </w:r>
      <w:r>
        <w:t xml:space="preserve"> numerical-diff and regression checks on the most error-prone intermediates, and </w:t>
      </w:r>
      <w:r>
        <w:rPr>
          <w:rStyle w:val="VerbatimChar"/>
        </w:rPr>
        <w:t>run_pipeline.R</w:t>
      </w:r>
      <w:r>
        <w:t xml:space="preserve"> auto-instruments per-stage wall time and peak R-process memory (via a </w:t>
      </w:r>
      <w:r>
        <w:rPr>
          <w:rStyle w:val="VerbatimChar"/>
        </w:rPr>
        <w:t>gc()</w:t>
      </w:r>
      <w:r>
        <w:t xml:space="preserve">-bracketed wrapper equivalent to the </w:t>
      </w:r>
      <w:r>
        <w:rPr>
          <w:rStyle w:val="VerbatimChar"/>
        </w:rPr>
        <w:t>peakRAM</w:t>
      </w:r>
      <w:r>
        <w:t xml:space="preserve"> methodology) and prints a slowest-first breakdown to the run log.</w:t>
      </w:r>
    </w:p>
    <w:p w14:paraId="1BF0AD7A" w14:textId="27A0B255" w:rsidR="00E11334" w:rsidRDefault="00000000" w:rsidP="00F42F22">
      <w:pPr>
        <w:pStyle w:val="BodyText"/>
        <w:jc w:val="both"/>
      </w:pPr>
      <w:r>
        <w:rPr>
          <w:b/>
          <w:bCs/>
        </w:rPr>
        <w:t>Table 1.</w:t>
      </w:r>
      <w:r>
        <w:t xml:space="preserve"> Per-stage primary output on the two validation cohorts (B1 = </w:t>
      </w:r>
      <w:r w:rsidR="00F42F22">
        <w:t>C</w:t>
      </w:r>
      <w:r>
        <w:t>hicken</w:t>
      </w:r>
      <w:r w:rsidR="00F42F22">
        <w:t xml:space="preserve"> </w:t>
      </w:r>
      <w:r>
        <w:t>batch</w:t>
      </w:r>
      <w:r w:rsidR="00F42F22">
        <w:t xml:space="preserve"> </w:t>
      </w:r>
      <w:r>
        <w:t xml:space="preserve">1, n=18; B2 = </w:t>
      </w:r>
      <w:r w:rsidR="00F42F22">
        <w:t>Chicken batch 2</w:t>
      </w:r>
      <w:r>
        <w:t>, n=32). Same</w:t>
      </w:r>
      <w:r w:rsidR="00F42F22">
        <w:t xml:space="preserve"> </w:t>
      </w:r>
      <w:r>
        <w:t xml:space="preserve">statistical settings (PERMANOVA 9999 permutations, ALDEx2 </w:t>
      </w:r>
      <w:r>
        <w:rPr>
          <w:rStyle w:val="VerbatimChar"/>
        </w:rPr>
        <w:t>mc.samples</w:t>
      </w:r>
      <w:r>
        <w:t xml:space="preserve"> = 128); 2026-06-23 sequential run.</w:t>
      </w:r>
    </w:p>
    <w:tbl>
      <w:tblPr>
        <w:tblStyle w:val="Table"/>
        <w:tblW w:w="0" w:type="auto"/>
        <w:tblLook w:val="0020" w:firstRow="1" w:lastRow="0" w:firstColumn="0" w:lastColumn="0" w:noHBand="0" w:noVBand="0"/>
      </w:tblPr>
      <w:tblGrid>
        <w:gridCol w:w="2642"/>
        <w:gridCol w:w="3467"/>
        <w:gridCol w:w="3467"/>
      </w:tblGrid>
      <w:tr w:rsidR="00E11334" w14:paraId="1722C53D" w14:textId="77777777" w:rsidTr="00E11334">
        <w:trPr>
          <w:cnfStyle w:val="100000000000" w:firstRow="1" w:lastRow="0" w:firstColumn="0" w:lastColumn="0" w:oddVBand="0" w:evenVBand="0" w:oddHBand="0" w:evenHBand="0" w:firstRowFirstColumn="0" w:firstRowLastColumn="0" w:lastRowFirstColumn="0" w:lastRowLastColumn="0"/>
          <w:tblHeader/>
        </w:trPr>
        <w:tc>
          <w:tcPr>
            <w:tcW w:w="0" w:type="auto"/>
          </w:tcPr>
          <w:p w14:paraId="7B3BEE6C" w14:textId="77777777" w:rsidR="00E11334" w:rsidRDefault="00000000">
            <w:pPr>
              <w:pStyle w:val="Compact"/>
            </w:pPr>
            <w:r>
              <w:lastRenderedPageBreak/>
              <w:t>Stage</w:t>
            </w:r>
          </w:p>
        </w:tc>
        <w:tc>
          <w:tcPr>
            <w:tcW w:w="0" w:type="auto"/>
          </w:tcPr>
          <w:p w14:paraId="4536928E" w14:textId="77777777" w:rsidR="00E11334" w:rsidRDefault="00000000">
            <w:pPr>
              <w:pStyle w:val="Compact"/>
            </w:pPr>
            <w:r>
              <w:t>B1 primary output</w:t>
            </w:r>
          </w:p>
        </w:tc>
        <w:tc>
          <w:tcPr>
            <w:tcW w:w="0" w:type="auto"/>
          </w:tcPr>
          <w:p w14:paraId="59A12C06" w14:textId="77777777" w:rsidR="00E11334" w:rsidRDefault="00000000">
            <w:pPr>
              <w:pStyle w:val="Compact"/>
            </w:pPr>
            <w:r>
              <w:t>B2 primary output</w:t>
            </w:r>
          </w:p>
        </w:tc>
      </w:tr>
      <w:tr w:rsidR="00E11334" w14:paraId="27BD4C2B" w14:textId="77777777">
        <w:tc>
          <w:tcPr>
            <w:tcW w:w="0" w:type="auto"/>
          </w:tcPr>
          <w:p w14:paraId="2BF56D95" w14:textId="77777777" w:rsidR="00E11334" w:rsidRDefault="00000000">
            <w:pPr>
              <w:pStyle w:val="Compact"/>
            </w:pPr>
            <w:r>
              <w:t>load_inputs</w:t>
            </w:r>
          </w:p>
        </w:tc>
        <w:tc>
          <w:tcPr>
            <w:tcW w:w="0" w:type="auto"/>
          </w:tcPr>
          <w:p w14:paraId="0179BE5B" w14:textId="77777777" w:rsidR="00E11334" w:rsidRDefault="00000000">
            <w:pPr>
              <w:pStyle w:val="Compact"/>
            </w:pPr>
            <w:r>
              <w:t>5 upstream tables parsed</w:t>
            </w:r>
          </w:p>
        </w:tc>
        <w:tc>
          <w:tcPr>
            <w:tcW w:w="0" w:type="auto"/>
          </w:tcPr>
          <w:p w14:paraId="368858A4" w14:textId="77777777" w:rsidR="00E11334" w:rsidRDefault="00000000">
            <w:pPr>
              <w:pStyle w:val="Compact"/>
            </w:pPr>
            <w:r>
              <w:t>5 upstream tables parsed</w:t>
            </w:r>
          </w:p>
        </w:tc>
      </w:tr>
      <w:tr w:rsidR="00E11334" w14:paraId="6F8293B9" w14:textId="77777777">
        <w:tc>
          <w:tcPr>
            <w:tcW w:w="0" w:type="auto"/>
          </w:tcPr>
          <w:p w14:paraId="241FE298" w14:textId="77777777" w:rsidR="00E11334" w:rsidRDefault="00000000">
            <w:pPr>
              <w:pStyle w:val="Compact"/>
            </w:pPr>
            <w:r>
              <w:t>clean_data</w:t>
            </w:r>
          </w:p>
        </w:tc>
        <w:tc>
          <w:tcPr>
            <w:tcW w:w="0" w:type="auto"/>
          </w:tcPr>
          <w:p w14:paraId="764493F1" w14:textId="77777777" w:rsidR="00E11334" w:rsidRDefault="00000000">
            <w:pPr>
              <w:pStyle w:val="Compact"/>
            </w:pPr>
            <w:r>
              <w:rPr>
                <w:rStyle w:val="VerbatimChar"/>
              </w:rPr>
              <w:t>taxid_fixes.csv</w:t>
            </w:r>
            <w:r>
              <w:t xml:space="preserve"> applied; no controls declared</w:t>
            </w:r>
          </w:p>
        </w:tc>
        <w:tc>
          <w:tcPr>
            <w:tcW w:w="0" w:type="auto"/>
          </w:tcPr>
          <w:p w14:paraId="3FEC83A1" w14:textId="77777777" w:rsidR="00E11334" w:rsidRDefault="00000000">
            <w:pPr>
              <w:pStyle w:val="Compact"/>
            </w:pPr>
            <w:r>
              <w:t xml:space="preserve">no </w:t>
            </w:r>
            <w:r>
              <w:rPr>
                <w:rStyle w:val="VerbatimChar"/>
              </w:rPr>
              <w:t>taxid_fixes.csv</w:t>
            </w:r>
            <w:r>
              <w:t>; 2 controls (CTRL1, CTRL2) subtracted</w:t>
            </w:r>
          </w:p>
        </w:tc>
      </w:tr>
      <w:tr w:rsidR="00E11334" w14:paraId="17905FBD" w14:textId="77777777">
        <w:tc>
          <w:tcPr>
            <w:tcW w:w="0" w:type="auto"/>
          </w:tcPr>
          <w:p w14:paraId="7F6A110C" w14:textId="77777777" w:rsidR="00E11334" w:rsidRDefault="00000000">
            <w:pPr>
              <w:pStyle w:val="Compact"/>
            </w:pPr>
            <w:r>
              <w:t>normalisation</w:t>
            </w:r>
          </w:p>
        </w:tc>
        <w:tc>
          <w:tcPr>
            <w:tcW w:w="0" w:type="auto"/>
          </w:tcPr>
          <w:p w14:paraId="231CE87B" w14:textId="77777777" w:rsidR="00E11334" w:rsidRDefault="00000000">
            <w:pPr>
              <w:pStyle w:val="Compact"/>
            </w:pPr>
            <w:r>
              <w:t>gene-element TPM table written</w:t>
            </w:r>
          </w:p>
        </w:tc>
        <w:tc>
          <w:tcPr>
            <w:tcW w:w="0" w:type="auto"/>
          </w:tcPr>
          <w:p w14:paraId="270F788C" w14:textId="77777777" w:rsidR="00E11334" w:rsidRDefault="00000000">
            <w:pPr>
              <w:pStyle w:val="Compact"/>
            </w:pPr>
            <w:r>
              <w:t>gene-element TPM table written</w:t>
            </w:r>
          </w:p>
        </w:tc>
      </w:tr>
      <w:tr w:rsidR="00E11334" w14:paraId="36278700" w14:textId="77777777">
        <w:tc>
          <w:tcPr>
            <w:tcW w:w="0" w:type="auto"/>
          </w:tcPr>
          <w:p w14:paraId="18B59713" w14:textId="77777777" w:rsidR="00E11334" w:rsidRDefault="00000000">
            <w:pPr>
              <w:pStyle w:val="Compact"/>
            </w:pPr>
            <w:r>
              <w:t>taxonomy</w:t>
            </w:r>
          </w:p>
        </w:tc>
        <w:tc>
          <w:tcPr>
            <w:tcW w:w="0" w:type="auto"/>
          </w:tcPr>
          <w:p w14:paraId="09717D56" w14:textId="77777777" w:rsidR="00E11334" w:rsidRDefault="00000000">
            <w:pPr>
              <w:pStyle w:val="Compact"/>
            </w:pPr>
            <w:r>
              <w:t>2,971 / 11,196 (taxon, sample) rows kept (count ≥ 5)</w:t>
            </w:r>
          </w:p>
        </w:tc>
        <w:tc>
          <w:tcPr>
            <w:tcW w:w="0" w:type="auto"/>
          </w:tcPr>
          <w:p w14:paraId="61E20004" w14:textId="77777777" w:rsidR="00E11334" w:rsidRDefault="00000000">
            <w:pPr>
              <w:pStyle w:val="Compact"/>
            </w:pPr>
            <w:r>
              <w:t>5,570 / 6,549 (taxon, sample) rows kept</w:t>
            </w:r>
          </w:p>
        </w:tc>
      </w:tr>
      <w:tr w:rsidR="00E11334" w14:paraId="1C09DDFA" w14:textId="77777777">
        <w:tc>
          <w:tcPr>
            <w:tcW w:w="0" w:type="auto"/>
          </w:tcPr>
          <w:p w14:paraId="2572D3E8" w14:textId="77777777" w:rsidR="00E11334" w:rsidRDefault="00000000">
            <w:pPr>
              <w:pStyle w:val="Compact"/>
            </w:pPr>
            <w:r>
              <w:t>relative_abundance</w:t>
            </w:r>
          </w:p>
        </w:tc>
        <w:tc>
          <w:tcPr>
            <w:tcW w:w="0" w:type="auto"/>
          </w:tcPr>
          <w:p w14:paraId="41383B01" w14:textId="77777777" w:rsidR="00E11334" w:rsidRDefault="00000000">
            <w:pPr>
              <w:pStyle w:val="Compact"/>
            </w:pPr>
            <w:r>
              <w:t>1,700 / 72,152 rows kept (count &gt; 17); top-50 + Others</w:t>
            </w:r>
          </w:p>
        </w:tc>
        <w:tc>
          <w:tcPr>
            <w:tcW w:w="0" w:type="auto"/>
          </w:tcPr>
          <w:p w14:paraId="253C7965" w14:textId="77777777" w:rsidR="00E11334" w:rsidRDefault="00000000">
            <w:pPr>
              <w:pStyle w:val="Compact"/>
            </w:pPr>
            <w:r>
              <w:t>7,557 / 18,073 rows kept; top-50 + Others</w:t>
            </w:r>
          </w:p>
        </w:tc>
      </w:tr>
      <w:tr w:rsidR="00E11334" w14:paraId="77A4A36B" w14:textId="77777777">
        <w:tc>
          <w:tcPr>
            <w:tcW w:w="0" w:type="auto"/>
          </w:tcPr>
          <w:p w14:paraId="419581D5" w14:textId="77777777" w:rsidR="00E11334" w:rsidRDefault="00000000">
            <w:pPr>
              <w:pStyle w:val="Compact"/>
            </w:pPr>
            <w:r>
              <w:t>alpha_diversity</w:t>
            </w:r>
          </w:p>
        </w:tc>
        <w:tc>
          <w:tcPr>
            <w:tcW w:w="0" w:type="auto"/>
          </w:tcPr>
          <w:p w14:paraId="1FA2A332" w14:textId="77777777" w:rsidR="00E11334" w:rsidRDefault="00000000">
            <w:pPr>
              <w:pStyle w:val="Compact"/>
            </w:pPr>
            <w:r>
              <w:t>9 metrics × 18 samples; KW per metric</w:t>
            </w:r>
          </w:p>
        </w:tc>
        <w:tc>
          <w:tcPr>
            <w:tcW w:w="0" w:type="auto"/>
          </w:tcPr>
          <w:p w14:paraId="3D5B6E56" w14:textId="77777777" w:rsidR="00E11334" w:rsidRDefault="00000000">
            <w:pPr>
              <w:pStyle w:val="Compact"/>
            </w:pPr>
            <w:r>
              <w:t>9 metrics × 32 samples; KW per metric</w:t>
            </w:r>
          </w:p>
        </w:tc>
      </w:tr>
      <w:tr w:rsidR="00E11334" w:rsidRPr="001324AF" w14:paraId="7BEEA29D" w14:textId="77777777">
        <w:tc>
          <w:tcPr>
            <w:tcW w:w="0" w:type="auto"/>
          </w:tcPr>
          <w:p w14:paraId="021E3955" w14:textId="77777777" w:rsidR="00E11334" w:rsidRDefault="00000000">
            <w:pPr>
              <w:pStyle w:val="Compact"/>
            </w:pPr>
            <w:r>
              <w:t>beta_diversity</w:t>
            </w:r>
          </w:p>
        </w:tc>
        <w:tc>
          <w:tcPr>
            <w:tcW w:w="0" w:type="auto"/>
          </w:tcPr>
          <w:p w14:paraId="5C8A3649" w14:textId="77777777" w:rsidR="00E11334" w:rsidRPr="004C3A3C" w:rsidRDefault="00000000">
            <w:pPr>
              <w:pStyle w:val="Compact"/>
              <w:rPr>
                <w:lang w:val="es-ES"/>
              </w:rPr>
            </w:pPr>
            <w:r w:rsidRPr="004C3A3C">
              <w:rPr>
                <w:lang w:val="es-ES"/>
              </w:rPr>
              <w:t>PERMANOVA R² = 0.145, p = 0.22; PERMDISP p = 0.027</w:t>
            </w:r>
          </w:p>
        </w:tc>
        <w:tc>
          <w:tcPr>
            <w:tcW w:w="0" w:type="auto"/>
          </w:tcPr>
          <w:p w14:paraId="3D518881" w14:textId="77777777" w:rsidR="00E11334" w:rsidRPr="004C3A3C" w:rsidRDefault="00000000">
            <w:pPr>
              <w:pStyle w:val="Compact"/>
              <w:rPr>
                <w:lang w:val="es-ES"/>
              </w:rPr>
            </w:pPr>
            <w:r w:rsidRPr="004C3A3C">
              <w:rPr>
                <w:lang w:val="es-ES"/>
              </w:rPr>
              <w:t>PERMANOVA R² = 0.121, p = 0.15; PERMDISP p = 0.053</w:t>
            </w:r>
          </w:p>
        </w:tc>
      </w:tr>
      <w:tr w:rsidR="00E11334" w14:paraId="696BF136" w14:textId="77777777">
        <w:tc>
          <w:tcPr>
            <w:tcW w:w="0" w:type="auto"/>
          </w:tcPr>
          <w:p w14:paraId="0CE15481" w14:textId="77777777" w:rsidR="00E11334" w:rsidRDefault="00000000">
            <w:pPr>
              <w:pStyle w:val="Compact"/>
            </w:pPr>
            <w:r>
              <w:t>differential_abundance</w:t>
            </w:r>
          </w:p>
        </w:tc>
        <w:tc>
          <w:tcPr>
            <w:tcW w:w="0" w:type="auto"/>
          </w:tcPr>
          <w:p w14:paraId="3B7388E5" w14:textId="77777777" w:rsidR="00E11334" w:rsidRDefault="00000000">
            <w:pPr>
              <w:pStyle w:val="Compact"/>
            </w:pPr>
            <w:r>
              <w:t>31 taxa + 157 gene features; 3 pairwise contrasts</w:t>
            </w:r>
          </w:p>
        </w:tc>
        <w:tc>
          <w:tcPr>
            <w:tcW w:w="0" w:type="auto"/>
          </w:tcPr>
          <w:p w14:paraId="5A577D3A" w14:textId="77777777" w:rsidR="00E11334" w:rsidRDefault="00000000">
            <w:pPr>
              <w:pStyle w:val="Compact"/>
            </w:pPr>
            <w:r>
              <w:t>53 taxa + 221 gene features; 6 pairwise contrasts</w:t>
            </w:r>
          </w:p>
        </w:tc>
      </w:tr>
      <w:tr w:rsidR="00E11334" w14:paraId="7B9DC581" w14:textId="77777777">
        <w:tc>
          <w:tcPr>
            <w:tcW w:w="0" w:type="auto"/>
          </w:tcPr>
          <w:p w14:paraId="6D1187F8" w14:textId="77777777" w:rsidR="00E11334" w:rsidRDefault="00000000">
            <w:pPr>
              <w:pStyle w:val="Compact"/>
            </w:pPr>
            <w:r>
              <w:t>resistome (CARD)</w:t>
            </w:r>
          </w:p>
        </w:tc>
        <w:tc>
          <w:tcPr>
            <w:tcW w:w="0" w:type="auto"/>
          </w:tcPr>
          <w:p w14:paraId="549A2FC0" w14:textId="77777777" w:rsidR="00E11334" w:rsidRDefault="00000000">
            <w:pPr>
              <w:pStyle w:val="Compact"/>
            </w:pPr>
            <w:r>
              <w:t>348 rows / 85 genes / 18 drug classes</w:t>
            </w:r>
          </w:p>
        </w:tc>
        <w:tc>
          <w:tcPr>
            <w:tcW w:w="0" w:type="auto"/>
          </w:tcPr>
          <w:p w14:paraId="3A26BFED" w14:textId="77777777" w:rsidR="00E11334" w:rsidRDefault="00000000">
            <w:pPr>
              <w:pStyle w:val="Compact"/>
            </w:pPr>
            <w:r>
              <w:t>648 rows / 99 genes / 20 drug classes</w:t>
            </w:r>
          </w:p>
        </w:tc>
      </w:tr>
      <w:tr w:rsidR="00E11334" w14:paraId="1D5BFDE8" w14:textId="77777777">
        <w:tc>
          <w:tcPr>
            <w:tcW w:w="0" w:type="auto"/>
          </w:tcPr>
          <w:p w14:paraId="6EAEE0F8" w14:textId="77777777" w:rsidR="00E11334" w:rsidRDefault="00000000">
            <w:pPr>
              <w:pStyle w:val="Compact"/>
            </w:pPr>
            <w:r>
              <w:t>virulome (VFDB)</w:t>
            </w:r>
          </w:p>
        </w:tc>
        <w:tc>
          <w:tcPr>
            <w:tcW w:w="0" w:type="auto"/>
          </w:tcPr>
          <w:p w14:paraId="45F974B7" w14:textId="77777777" w:rsidR="00E11334" w:rsidRDefault="00000000">
            <w:pPr>
              <w:pStyle w:val="Compact"/>
            </w:pPr>
            <w:r>
              <w:t>320 rows / 140 genes / 6 VF functions (17 / 18 samples)</w:t>
            </w:r>
          </w:p>
        </w:tc>
        <w:tc>
          <w:tcPr>
            <w:tcW w:w="0" w:type="auto"/>
          </w:tcPr>
          <w:p w14:paraId="0DFF7C9B" w14:textId="77777777" w:rsidR="00E11334" w:rsidRDefault="00000000">
            <w:pPr>
              <w:pStyle w:val="Compact"/>
            </w:pPr>
            <w:r>
              <w:t>492 rows / 156 genes / 8 VF functions (26 / 32 samples)</w:t>
            </w:r>
          </w:p>
        </w:tc>
      </w:tr>
      <w:tr w:rsidR="00E11334" w14:paraId="7C196016" w14:textId="77777777">
        <w:tc>
          <w:tcPr>
            <w:tcW w:w="0" w:type="auto"/>
          </w:tcPr>
          <w:p w14:paraId="6D287E93" w14:textId="77777777" w:rsidR="00E11334" w:rsidRDefault="00000000">
            <w:pPr>
              <w:pStyle w:val="Compact"/>
            </w:pPr>
            <w:r>
              <w:t>mobilome (PlasmidFinder)</w:t>
            </w:r>
          </w:p>
        </w:tc>
        <w:tc>
          <w:tcPr>
            <w:tcW w:w="0" w:type="auto"/>
          </w:tcPr>
          <w:p w14:paraId="458CD0AD" w14:textId="77777777" w:rsidR="00E11334" w:rsidRDefault="00000000">
            <w:pPr>
              <w:pStyle w:val="Compact"/>
            </w:pPr>
            <w:r>
              <w:t>65 rows / 10 replicons / 3 families</w:t>
            </w:r>
          </w:p>
        </w:tc>
        <w:tc>
          <w:tcPr>
            <w:tcW w:w="0" w:type="auto"/>
          </w:tcPr>
          <w:p w14:paraId="462E5FAE" w14:textId="77777777" w:rsidR="00E11334" w:rsidRDefault="00000000">
            <w:pPr>
              <w:pStyle w:val="Compact"/>
            </w:pPr>
            <w:r>
              <w:t>137 rows / 25 replicons / 5 families</w:t>
            </w:r>
          </w:p>
        </w:tc>
      </w:tr>
      <w:tr w:rsidR="00E11334" w14:paraId="57C41C7A" w14:textId="77777777">
        <w:tc>
          <w:tcPr>
            <w:tcW w:w="0" w:type="auto"/>
          </w:tcPr>
          <w:p w14:paraId="74882FF0" w14:textId="77777777" w:rsidR="00E11334" w:rsidRDefault="00000000">
            <w:pPr>
              <w:pStyle w:val="Compact"/>
            </w:pPr>
            <w:r>
              <w:t>network</w:t>
            </w:r>
          </w:p>
        </w:tc>
        <w:tc>
          <w:tcPr>
            <w:tcW w:w="0" w:type="auto"/>
          </w:tcPr>
          <w:p w14:paraId="27A40572" w14:textId="77777777" w:rsidR="00E11334" w:rsidRDefault="00000000">
            <w:pPr>
              <w:pStyle w:val="Compact"/>
            </w:pPr>
            <w:r>
              <w:t>247 edges, 100 nodes (18 + 42 + 40); modularity = 0.31</w:t>
            </w:r>
          </w:p>
        </w:tc>
        <w:tc>
          <w:tcPr>
            <w:tcW w:w="0" w:type="auto"/>
          </w:tcPr>
          <w:p w14:paraId="5A71B89C" w14:textId="77777777" w:rsidR="00E11334" w:rsidRDefault="00000000">
            <w:pPr>
              <w:pStyle w:val="Compact"/>
            </w:pPr>
            <w:r>
              <w:t>576 edges, 210 nodes (32 + 77 + 101); modularity = 0.40</w:t>
            </w:r>
          </w:p>
        </w:tc>
      </w:tr>
      <w:tr w:rsidR="00E11334" w14:paraId="764A04B8" w14:textId="77777777">
        <w:tc>
          <w:tcPr>
            <w:tcW w:w="0" w:type="auto"/>
          </w:tcPr>
          <w:p w14:paraId="19854C10" w14:textId="6E34B3A2" w:rsidR="00E11334" w:rsidRDefault="00000000">
            <w:pPr>
              <w:pStyle w:val="Compact"/>
            </w:pPr>
            <w:r>
              <w:t xml:space="preserve">panels </w:t>
            </w:r>
          </w:p>
        </w:tc>
        <w:tc>
          <w:tcPr>
            <w:tcW w:w="0" w:type="auto"/>
          </w:tcPr>
          <w:p w14:paraId="29C3D030" w14:textId="77777777" w:rsidR="00E11334" w:rsidRDefault="00000000">
            <w:pPr>
              <w:pStyle w:val="Compact"/>
            </w:pPr>
            <w:r>
              <w:t xml:space="preserve">main + supplementary composite figures (PNG / TIFF) + </w:t>
            </w:r>
            <w:r>
              <w:rPr>
                <w:rStyle w:val="VerbatimChar"/>
              </w:rPr>
              <w:t>supplementary_tables.xlsx</w:t>
            </w:r>
          </w:p>
        </w:tc>
        <w:tc>
          <w:tcPr>
            <w:tcW w:w="0" w:type="auto"/>
          </w:tcPr>
          <w:p w14:paraId="58169B20" w14:textId="77777777" w:rsidR="00E11334" w:rsidRDefault="00000000">
            <w:pPr>
              <w:pStyle w:val="Compact"/>
            </w:pPr>
            <w:r>
              <w:t xml:space="preserve">main + supplementary composite figures (PNG / TIFF) + </w:t>
            </w:r>
            <w:r>
              <w:rPr>
                <w:rStyle w:val="VerbatimChar"/>
              </w:rPr>
              <w:t>supplementary_tables.xlsx</w:t>
            </w:r>
          </w:p>
        </w:tc>
      </w:tr>
      <w:tr w:rsidR="00E11334" w:rsidRPr="001324AF" w14:paraId="730DBDD0" w14:textId="77777777">
        <w:tc>
          <w:tcPr>
            <w:tcW w:w="0" w:type="auto"/>
          </w:tcPr>
          <w:p w14:paraId="10A40ED8" w14:textId="77777777" w:rsidR="00E11334" w:rsidRDefault="00000000">
            <w:pPr>
              <w:pStyle w:val="Compact"/>
            </w:pPr>
            <w:r>
              <w:t>manifest</w:t>
            </w:r>
          </w:p>
        </w:tc>
        <w:tc>
          <w:tcPr>
            <w:tcW w:w="0" w:type="auto"/>
          </w:tcPr>
          <w:p w14:paraId="00DA1BA9" w14:textId="77777777" w:rsidR="00E11334" w:rsidRPr="004C3A3C" w:rsidRDefault="00000000">
            <w:pPr>
              <w:pStyle w:val="Compact"/>
              <w:rPr>
                <w:lang w:val="es-ES"/>
              </w:rPr>
            </w:pPr>
            <w:r w:rsidRPr="004C3A3C">
              <w:rPr>
                <w:rStyle w:val="VerbatimChar"/>
                <w:lang w:val="es-ES"/>
              </w:rPr>
              <w:t>manifest.json</w:t>
            </w:r>
            <w:r w:rsidRPr="004C3A3C">
              <w:rPr>
                <w:lang w:val="es-ES"/>
              </w:rPr>
              <w:t xml:space="preserve"> (contract v1.2; 85 kB)</w:t>
            </w:r>
          </w:p>
        </w:tc>
        <w:tc>
          <w:tcPr>
            <w:tcW w:w="0" w:type="auto"/>
          </w:tcPr>
          <w:p w14:paraId="4A63D5CC" w14:textId="77777777" w:rsidR="00E11334" w:rsidRPr="004C3A3C" w:rsidRDefault="00000000">
            <w:pPr>
              <w:pStyle w:val="Compact"/>
              <w:rPr>
                <w:lang w:val="es-ES"/>
              </w:rPr>
            </w:pPr>
            <w:r w:rsidRPr="004C3A3C">
              <w:rPr>
                <w:rStyle w:val="VerbatimChar"/>
                <w:lang w:val="es-ES"/>
              </w:rPr>
              <w:t>manifest.json</w:t>
            </w:r>
            <w:r w:rsidRPr="004C3A3C">
              <w:rPr>
                <w:lang w:val="es-ES"/>
              </w:rPr>
              <w:t xml:space="preserve"> (contract v1.2; 80 kB)</w:t>
            </w:r>
          </w:p>
        </w:tc>
      </w:tr>
      <w:tr w:rsidR="00E11334" w14:paraId="27E9AE56" w14:textId="77777777">
        <w:tc>
          <w:tcPr>
            <w:tcW w:w="0" w:type="auto"/>
          </w:tcPr>
          <w:p w14:paraId="7137BD89" w14:textId="77777777" w:rsidR="00E11334" w:rsidRDefault="00000000">
            <w:pPr>
              <w:pStyle w:val="Compact"/>
            </w:pPr>
            <w:r>
              <w:t>report</w:t>
            </w:r>
          </w:p>
        </w:tc>
        <w:tc>
          <w:tcPr>
            <w:tcW w:w="0" w:type="auto"/>
          </w:tcPr>
          <w:p w14:paraId="026F1D0C" w14:textId="77777777" w:rsidR="00E11334" w:rsidRDefault="00000000">
            <w:pPr>
              <w:pStyle w:val="Compact"/>
            </w:pPr>
            <w:r>
              <w:t>Quarto dashboard HTML (~14 MB)</w:t>
            </w:r>
          </w:p>
        </w:tc>
        <w:tc>
          <w:tcPr>
            <w:tcW w:w="0" w:type="auto"/>
          </w:tcPr>
          <w:p w14:paraId="7BB9F49A" w14:textId="77777777" w:rsidR="00E11334" w:rsidRDefault="00000000">
            <w:pPr>
              <w:pStyle w:val="Compact"/>
            </w:pPr>
            <w:r>
              <w:t>Quarto dashboard HTML (~18 MB)</w:t>
            </w:r>
          </w:p>
        </w:tc>
      </w:tr>
    </w:tbl>
    <w:p w14:paraId="4AD1E37F" w14:textId="102A3B41" w:rsidR="00E11334" w:rsidRDefault="00CA3D33" w:rsidP="005D0BC2">
      <w:pPr>
        <w:pStyle w:val="BodyText"/>
        <w:jc w:val="both"/>
      </w:pPr>
      <w:r>
        <w:t xml:space="preserve">Across both </w:t>
      </w:r>
      <w:ins w:id="39" w:author="Julio Cesar Ortega Cambara" w:date="2026-08-31T16:57:00Z" w16du:dateUtc="2026-08-31T15:57:00Z">
        <w:r w:rsidR="000206C2">
          <w:t>datasets</w:t>
        </w:r>
        <w:r w:rsidR="000206C2">
          <w:t xml:space="preserve"> </w:t>
        </w:r>
      </w:ins>
      <w:r>
        <w:t>(</w:t>
      </w:r>
      <w:r w:rsidRPr="00CA3D33">
        <w:rPr>
          <w:b/>
          <w:bCs/>
        </w:rPr>
        <w:t>Table 1</w:t>
      </w:r>
      <w:r>
        <w:t xml:space="preserve">), every enabled stage produced its expected primary artefact under identical settings. Feature counts scale with cohort size and grouping complexity: B2 (n=32, 4-level `Treatment_Bird`) yields ~1.5–2× the resistome (648 vs 348 rows), virulome (492 vs 320) and mobilome (137 vs 65) rows of B1, with 53 vs 31 differentially abundant taxa across 6 vs 3 pairwise contrasts and a denser integrated network (576 edges/210 nodes/modularity 0.40 vs 247/100/0.31). The pipeline closes cleanly on both runs, producing a contract-v1.2 `manifest.json` (~80–85 kB) and a Quarto </w:t>
      </w:r>
      <w:r>
        <w:lastRenderedPageBreak/>
        <w:t xml:space="preserve">HTML dashboard (~14–18 MB). </w:t>
      </w:r>
      <w:r w:rsidR="005D0BC2">
        <w:t>T</w:t>
      </w:r>
      <w:r>
        <w:t>he performance profile</w:t>
      </w:r>
      <w:r w:rsidR="005D0BC2">
        <w:t xml:space="preserve"> (</w:t>
      </w:r>
      <w:r w:rsidR="005D0BC2" w:rsidRPr="00CA3D33">
        <w:rPr>
          <w:b/>
          <w:bCs/>
        </w:rPr>
        <w:t>Figure 2</w:t>
      </w:r>
      <w:r w:rsidR="005D0BC2">
        <w:t>) illustrated that the</w:t>
      </w:r>
      <w:r>
        <w:t xml:space="preserve"> </w:t>
      </w:r>
      <w:r w:rsidR="005D0BC2">
        <w:t>e</w:t>
      </w:r>
      <w:r>
        <w:t>nd-to-end runtime grew from 6m 41s on B1 to 8m 19s on B2 (+24 %, sublinear in both sample count and pairwise-contrast count), dominated on both cohorts by ALDEx2 differential abundance (32 % of B1 total, 40 % of B2). Peak R-process memory tracks the same monotone profile</w:t>
      </w:r>
      <w:r w:rsidR="00787B0C">
        <w:t>,</w:t>
      </w:r>
      <w:r>
        <w:t xml:space="preserve"> climbing through the gene-element domains as the joint long-form </w:t>
      </w:r>
      <w:r>
        <w:rPr>
          <w:rStyle w:val="VerbatimChar"/>
        </w:rPr>
        <w:t>(sample × gene)</w:t>
      </w:r>
      <w:r>
        <w:t xml:space="preserve"> tables grow (~1 GB plateau) and tops out during R/1</w:t>
      </w:r>
      <w:r w:rsidR="005D0BC2">
        <w:t>3</w:t>
      </w:r>
      <w:r>
        <w:t xml:space="preserve"> panel assembly (1.33 GB on B1, 1.51 GB on B2), where every domain's PNGs and tables are loaded simultaneously to lay out); the </w:t>
      </w:r>
      <w:r>
        <w:rPr>
          <w:rStyle w:val="VerbatimChar"/>
        </w:rPr>
        <w:t>report</w:t>
      </w:r>
      <w:r>
        <w:t xml:space="preserve"> stage's modest peak (~0.6 GB) reflects work delegated to the external Quarto process.</w:t>
      </w:r>
    </w:p>
    <w:p w14:paraId="22645E3B" w14:textId="77777777" w:rsidR="00CD7FBE" w:rsidRDefault="00000000" w:rsidP="00CD7FBE">
      <w:pPr>
        <w:pStyle w:val="BodyText"/>
        <w:keepNext/>
      </w:pPr>
      <w:r>
        <w:rPr>
          <w:noProof/>
        </w:rPr>
        <w:lastRenderedPageBreak/>
        <w:drawing>
          <wp:inline distT="0" distB="0" distL="0" distR="0" wp14:anchorId="0C1C2BD4" wp14:editId="6B3E6D3A">
            <wp:extent cx="5951220" cy="6568440"/>
            <wp:effectExtent l="0" t="0" r="0" b="0"/>
            <wp:docPr id="18" name="Picture" descr="Figure 2. Pipeline performance on the two validation cohorts. (A) Per-stage wall time (log scale) and (B) peak R-process heap, both with stages sorted by B2 runtime. (C) Cumulative wall time and (D) running peak memory across the 15 stages in pipeline order. Both runs used identical pipeline commit eee122c, R 4.5.0 single thread, PERMANOVA 9999 permutations, ALDEx2 mc.samples = 128. B1 = chicken_batch1 (PC_JC_2024-11-29; n=18; 3 dietary groups). B2 = chicken_batch2 (JC_FL_2025-05-20; n=32; 4-level Treatment_Bird, block random effect, two declared negative controls). Source: generate_figure2.R."/>
            <wp:cNvGraphicFramePr/>
            <a:graphic xmlns:a="http://schemas.openxmlformats.org/drawingml/2006/main">
              <a:graphicData uri="http://schemas.openxmlformats.org/drawingml/2006/picture">
                <pic:pic xmlns:pic="http://schemas.openxmlformats.org/drawingml/2006/picture">
                  <pic:nvPicPr>
                    <pic:cNvPr id="19" name="Picture" descr="figure2_pipeline_performance.png"/>
                    <pic:cNvPicPr>
                      <a:picLocks noChangeAspect="1" noChangeArrowheads="1"/>
                    </pic:cNvPicPr>
                  </pic:nvPicPr>
                  <pic:blipFill>
                    <a:blip r:embed="rId14"/>
                    <a:stretch>
                      <a:fillRect/>
                    </a:stretch>
                  </pic:blipFill>
                  <pic:spPr bwMode="auto">
                    <a:xfrm>
                      <a:off x="0" y="0"/>
                      <a:ext cx="5951702" cy="6568972"/>
                    </a:xfrm>
                    <a:prstGeom prst="rect">
                      <a:avLst/>
                    </a:prstGeom>
                    <a:noFill/>
                    <a:ln w="9525">
                      <a:noFill/>
                      <a:headEnd/>
                      <a:tailEnd/>
                    </a:ln>
                  </pic:spPr>
                </pic:pic>
              </a:graphicData>
            </a:graphic>
          </wp:inline>
        </w:drawing>
      </w:r>
    </w:p>
    <w:p w14:paraId="71115933" w14:textId="570BF48A" w:rsidR="00E11334" w:rsidRPr="00CD7FBE" w:rsidRDefault="00CD7FBE" w:rsidP="00CD7FBE">
      <w:pPr>
        <w:pStyle w:val="Caption"/>
        <w:jc w:val="both"/>
        <w:rPr>
          <w:i w:val="0"/>
          <w:iCs/>
          <w:sz w:val="22"/>
          <w:szCs w:val="22"/>
        </w:rPr>
      </w:pPr>
      <w:r w:rsidRPr="00CD7FBE">
        <w:rPr>
          <w:b/>
          <w:bCs/>
          <w:i w:val="0"/>
          <w:iCs/>
          <w:sz w:val="22"/>
          <w:szCs w:val="22"/>
        </w:rPr>
        <w:t xml:space="preserve">Figure </w:t>
      </w:r>
      <w:r w:rsidRPr="00CD7FBE">
        <w:rPr>
          <w:b/>
          <w:bCs/>
          <w:i w:val="0"/>
          <w:iCs/>
          <w:sz w:val="22"/>
          <w:szCs w:val="22"/>
        </w:rPr>
        <w:fldChar w:fldCharType="begin"/>
      </w:r>
      <w:r w:rsidRPr="00CD7FBE">
        <w:rPr>
          <w:b/>
          <w:bCs/>
          <w:i w:val="0"/>
          <w:iCs/>
          <w:sz w:val="22"/>
          <w:szCs w:val="22"/>
        </w:rPr>
        <w:instrText xml:space="preserve"> SEQ Figure \* ARABIC </w:instrText>
      </w:r>
      <w:r w:rsidRPr="00CD7FBE">
        <w:rPr>
          <w:b/>
          <w:bCs/>
          <w:i w:val="0"/>
          <w:iCs/>
          <w:sz w:val="22"/>
          <w:szCs w:val="22"/>
        </w:rPr>
        <w:fldChar w:fldCharType="separate"/>
      </w:r>
      <w:r w:rsidRPr="00CD7FBE">
        <w:rPr>
          <w:b/>
          <w:bCs/>
          <w:i w:val="0"/>
          <w:iCs/>
          <w:noProof/>
          <w:sz w:val="22"/>
          <w:szCs w:val="22"/>
        </w:rPr>
        <w:t>2</w:t>
      </w:r>
      <w:r w:rsidRPr="00CD7FBE">
        <w:rPr>
          <w:b/>
          <w:bCs/>
          <w:i w:val="0"/>
          <w:iCs/>
          <w:sz w:val="22"/>
          <w:szCs w:val="22"/>
        </w:rPr>
        <w:fldChar w:fldCharType="end"/>
      </w:r>
      <w:r w:rsidRPr="00CD7FBE">
        <w:rPr>
          <w:i w:val="0"/>
          <w:iCs/>
          <w:sz w:val="22"/>
          <w:szCs w:val="22"/>
        </w:rPr>
        <w:t>. Pipeline performance on the two validation cohorts. (A) Per-stage wall time (log scale) and (B) peak R-process heap, sorted by B2 runtime. (C) Cumulative wall time and (D) running peak memory in pipeline order. R 4.5.0 single-thread</w:t>
      </w:r>
      <w:r>
        <w:rPr>
          <w:i w:val="0"/>
          <w:iCs/>
          <w:sz w:val="22"/>
          <w:szCs w:val="22"/>
        </w:rPr>
        <w:t xml:space="preserve"> analysis</w:t>
      </w:r>
      <w:r w:rsidRPr="00CD7FBE">
        <w:rPr>
          <w:i w:val="0"/>
          <w:iCs/>
          <w:sz w:val="22"/>
          <w:szCs w:val="22"/>
        </w:rPr>
        <w:t xml:space="preserve">, </w:t>
      </w:r>
      <w:r>
        <w:rPr>
          <w:i w:val="0"/>
          <w:iCs/>
          <w:sz w:val="22"/>
          <w:szCs w:val="22"/>
        </w:rPr>
        <w:t xml:space="preserve">including </w:t>
      </w:r>
      <w:r w:rsidRPr="00CD7FBE">
        <w:rPr>
          <w:i w:val="0"/>
          <w:iCs/>
          <w:sz w:val="22"/>
          <w:szCs w:val="22"/>
        </w:rPr>
        <w:t xml:space="preserve">PERMANOVA 9999 permutations, ALDEx2 `mc.samples` = 128. B1 = </w:t>
      </w:r>
      <w:r>
        <w:rPr>
          <w:i w:val="0"/>
          <w:iCs/>
          <w:sz w:val="22"/>
          <w:szCs w:val="22"/>
        </w:rPr>
        <w:t>C</w:t>
      </w:r>
      <w:r w:rsidRPr="00CD7FBE">
        <w:rPr>
          <w:i w:val="0"/>
          <w:iCs/>
          <w:sz w:val="22"/>
          <w:szCs w:val="22"/>
        </w:rPr>
        <w:t>hicken</w:t>
      </w:r>
      <w:r>
        <w:rPr>
          <w:i w:val="0"/>
          <w:iCs/>
          <w:sz w:val="22"/>
          <w:szCs w:val="22"/>
        </w:rPr>
        <w:t xml:space="preserve"> </w:t>
      </w:r>
      <w:r w:rsidRPr="00CD7FBE">
        <w:rPr>
          <w:i w:val="0"/>
          <w:iCs/>
          <w:sz w:val="22"/>
          <w:szCs w:val="22"/>
        </w:rPr>
        <w:t>batch</w:t>
      </w:r>
      <w:r>
        <w:rPr>
          <w:i w:val="0"/>
          <w:iCs/>
          <w:sz w:val="22"/>
          <w:szCs w:val="22"/>
        </w:rPr>
        <w:t xml:space="preserve"> </w:t>
      </w:r>
      <w:r w:rsidRPr="00CD7FBE">
        <w:rPr>
          <w:i w:val="0"/>
          <w:iCs/>
          <w:sz w:val="22"/>
          <w:szCs w:val="22"/>
        </w:rPr>
        <w:t xml:space="preserve">1 (n=18, 3 dietary groups); B2 = </w:t>
      </w:r>
      <w:r>
        <w:rPr>
          <w:i w:val="0"/>
          <w:iCs/>
          <w:sz w:val="22"/>
          <w:szCs w:val="22"/>
        </w:rPr>
        <w:t>C</w:t>
      </w:r>
      <w:r w:rsidRPr="00CD7FBE">
        <w:rPr>
          <w:i w:val="0"/>
          <w:iCs/>
          <w:sz w:val="22"/>
          <w:szCs w:val="22"/>
        </w:rPr>
        <w:t>hicken</w:t>
      </w:r>
      <w:r>
        <w:rPr>
          <w:i w:val="0"/>
          <w:iCs/>
          <w:sz w:val="22"/>
          <w:szCs w:val="22"/>
        </w:rPr>
        <w:t xml:space="preserve"> </w:t>
      </w:r>
      <w:r w:rsidRPr="00CD7FBE">
        <w:rPr>
          <w:i w:val="0"/>
          <w:iCs/>
          <w:sz w:val="22"/>
          <w:szCs w:val="22"/>
        </w:rPr>
        <w:t>batch</w:t>
      </w:r>
      <w:r>
        <w:rPr>
          <w:i w:val="0"/>
          <w:iCs/>
          <w:sz w:val="22"/>
          <w:szCs w:val="22"/>
        </w:rPr>
        <w:t xml:space="preserve"> </w:t>
      </w:r>
      <w:r w:rsidRPr="00CD7FBE">
        <w:rPr>
          <w:i w:val="0"/>
          <w:iCs/>
          <w:sz w:val="22"/>
          <w:szCs w:val="22"/>
        </w:rPr>
        <w:t>2 (n=32, 4-level `Treatment_Bird`, `block` random effect, two negative controls)</w:t>
      </w:r>
    </w:p>
    <w:p w14:paraId="4197E01B" w14:textId="63C386C7" w:rsidR="00E11334" w:rsidRDefault="00000000" w:rsidP="00AD2E52">
      <w:pPr>
        <w:pStyle w:val="BodyText"/>
        <w:jc w:val="both"/>
      </w:pPr>
      <w:r>
        <w:t xml:space="preserve">One </w:t>
      </w:r>
      <w:r w:rsidR="009979DE">
        <w:t xml:space="preserve">anticipated </w:t>
      </w:r>
      <w:r>
        <w:t xml:space="preserve">and deliberate </w:t>
      </w:r>
      <w:r w:rsidR="000206C2">
        <w:t>discrepancy</w:t>
      </w:r>
      <w:r>
        <w:t xml:space="preserve"> </w:t>
      </w:r>
      <w:r w:rsidR="009979DE">
        <w:t xml:space="preserve">arises at </w:t>
      </w:r>
      <w:r>
        <w:t xml:space="preserve">the resistome stage: the ground-truth </w:t>
      </w:r>
      <w:r>
        <w:rPr>
          <w:rStyle w:val="VerbatimChar"/>
        </w:rPr>
        <w:t>cleanData.R</w:t>
      </w:r>
      <w:r>
        <w:t xml:space="preserve"> </w:t>
      </w:r>
      <w:r w:rsidR="00AD2E52">
        <w:t>misparses</w:t>
      </w:r>
      <w:r>
        <w:t xml:space="preserve"> taxids carrying variant suffixes, dropping the corresponding ABRicate rows. </w:t>
      </w:r>
      <w:r w:rsidR="009979DE">
        <w:t xml:space="preserve">The </w:t>
      </w:r>
      <w:r>
        <w:t xml:space="preserve">R/02 </w:t>
      </w:r>
      <w:r w:rsidR="009979DE">
        <w:t xml:space="preserve">corrects </w:t>
      </w:r>
      <w:r>
        <w:t xml:space="preserve">this parsing </w:t>
      </w:r>
      <w:r w:rsidR="00673D9F">
        <w:t>issue</w:t>
      </w:r>
      <w:r>
        <w:t xml:space="preserve">, </w:t>
      </w:r>
      <w:r w:rsidR="00673D9F">
        <w:t xml:space="preserve">and consequently </w:t>
      </w:r>
      <w:r>
        <w:t xml:space="preserve">the pipeline retains </w:t>
      </w:r>
      <w:r>
        <w:lastRenderedPageBreak/>
        <w:t>110 additional (sample, GENE) rows relative to the hand-edited output (</w:t>
      </w:r>
      <w:r>
        <w:rPr>
          <w:rStyle w:val="VerbatimChar"/>
        </w:rPr>
        <w:t>scripts/diff_normdata.R</w:t>
      </w:r>
      <w:r>
        <w:t xml:space="preserve"> on the 2026-06-23 B1 run: pipeline = 733 rows, ground truth = 623; 121 rows </w:t>
      </w:r>
      <w:r w:rsidR="00673D9F">
        <w:t xml:space="preserve">recovered </w:t>
      </w:r>
      <w:r>
        <w:t xml:space="preserve">by the parsing </w:t>
      </w:r>
      <w:r w:rsidR="00673D9F">
        <w:t>correction</w:t>
      </w:r>
      <w:r>
        <w:t xml:space="preserve">, </w:t>
      </w:r>
      <w:r w:rsidR="00673D9F">
        <w:t xml:space="preserve">and </w:t>
      </w:r>
      <w:r>
        <w:t>11 rows present in the ground truth that the pipeline currently drops</w:t>
      </w:r>
      <w:r w:rsidR="00673D9F">
        <w:t xml:space="preserve">, </w:t>
      </w:r>
      <w:r>
        <w:t xml:space="preserve">concentrated in a handful of plasmid replicon and accessory resistance calls, queued for inspection rather than treated as a regression). Jaccard agreement on the </w:t>
      </w:r>
      <w:r>
        <w:rPr>
          <w:rStyle w:val="VerbatimChar"/>
        </w:rPr>
        <w:t>(sample, GENE)</w:t>
      </w:r>
      <w:r>
        <w:t xml:space="preserve"> key set is 0.82. </w:t>
      </w:r>
      <w:r w:rsidR="00673D9F">
        <w:t>For</w:t>
      </w:r>
      <w:r>
        <w:t xml:space="preserve"> other stages with directly comparable ground-truth artefacts, sample-set agreement is exact </w:t>
      </w:r>
      <w:r w:rsidR="00AD2E52">
        <w:t>for alpha diversity (18/18), and Jaccard for the network Gephi exports against the most recent</w:t>
      </w:r>
      <w:r>
        <w:t xml:space="preserve"> hand-edited snapshot is 0.85 (nodes) and 0.87 (edges). Per-stage </w:t>
      </w:r>
      <w:r w:rsidR="00AD2E52">
        <w:t>comparisons against the remaining hand-edited artefacts</w:t>
      </w:r>
      <w:r w:rsidR="00673D9F">
        <w:t xml:space="preserve">, </w:t>
      </w:r>
      <w:r w:rsidR="00AD2E52">
        <w:t>taxonomy, beta diversity, and differential abundance</w:t>
      </w:r>
      <w:r w:rsidR="00673D9F">
        <w:t xml:space="preserve">, </w:t>
      </w:r>
      <w:r w:rsidR="00AD2E52">
        <w:t>are</w:t>
      </w:r>
      <w:r>
        <w:t xml:space="preserve"> deferred to a separate validation effort. The Re-centrifuge column-slicing heuristic in R/02 is acknowledged as still coarse and is queued for rework.</w:t>
      </w:r>
    </w:p>
    <w:p w14:paraId="7A7D38E8" w14:textId="77777777" w:rsidR="00E11334" w:rsidRDefault="00000000">
      <w:pPr>
        <w:pStyle w:val="Heading2"/>
      </w:pPr>
      <w:bookmarkStart w:id="40" w:name="X50c7748aa6d421f569a5daf2425c9e7043a6cad"/>
      <w:bookmarkEnd w:id="33"/>
      <w:r>
        <w:t>4 Conclusion</w:t>
      </w:r>
    </w:p>
    <w:p w14:paraId="30FD18F7" w14:textId="3803CDF9" w:rsidR="00E11334" w:rsidRDefault="00DA1A6B" w:rsidP="00DA1A6B">
      <w:pPr>
        <w:pStyle w:val="FirstParagraph"/>
        <w:jc w:val="both"/>
      </w:pPr>
      <w:r>
        <w:t xml:space="preserve">MERIDIAN </w:t>
      </w:r>
      <w:r w:rsidR="00673D9F">
        <w:t xml:space="preserve">integrates </w:t>
      </w:r>
      <w:r>
        <w:t xml:space="preserve">community analyses, functional profiling, and integrated network reconstruction into a single configuration-driven R </w:t>
      </w:r>
      <w:r w:rsidR="00673D9F">
        <w:t xml:space="preserve">workflow </w:t>
      </w:r>
      <w:r>
        <w:t xml:space="preserve">for </w:t>
      </w:r>
      <w:r>
        <w:rPr>
          <w:rFonts w:hint="eastAsia"/>
        </w:rPr>
        <w:t>long-read shotgun metagenomics. Single-thread end-to-end execution completes in minutes with a low memory footprint, scaling sublinearly with cohort</w:t>
      </w:r>
      <w:r>
        <w:t xml:space="preserve"> </w:t>
      </w:r>
      <w:r>
        <w:rPr>
          <w:rFonts w:hint="eastAsia"/>
        </w:rPr>
        <w:t xml:space="preserve">size and grouping complexity. </w:t>
      </w:r>
      <w:ins w:id="41" w:author="Julio Cesar Ortega Cambara" w:date="2026-08-31T17:02:00Z">
        <w:r w:rsidR="00D97A51" w:rsidRPr="00D97A51">
          <w:t xml:space="preserve">It is currently under active </w:t>
        </w:r>
      </w:ins>
      <w:ins w:id="42" w:author="Julio Cesar Ortega Cambara" w:date="2026-08-31T17:02:00Z" w16du:dateUtc="2026-08-31T16:02:00Z">
        <w:r w:rsidR="00D97A51" w:rsidRPr="00D97A51">
          <w:t>development,</w:t>
        </w:r>
      </w:ins>
      <w:ins w:id="43" w:author="Julio Cesar Ortega Cambara" w:date="2026-08-31T17:02:00Z">
        <w:r w:rsidR="00D97A51" w:rsidRPr="00D97A51">
          <w:t xml:space="preserve"> and we are </w:t>
        </w:r>
      </w:ins>
      <w:ins w:id="44" w:author="Julio Cesar Ortega Cambara" w:date="2026-08-31T17:03:00Z" w16du:dateUtc="2026-08-31T16:03:00Z">
        <w:r w:rsidR="00D97A51">
          <w:t>releasing</w:t>
        </w:r>
      </w:ins>
      <w:ins w:id="45" w:author="Julio Cesar Ortega Cambara" w:date="2026-08-31T17:02:00Z">
        <w:r w:rsidR="00D97A51" w:rsidRPr="00D97A51">
          <w:t xml:space="preserve"> this alpha version </w:t>
        </w:r>
      </w:ins>
      <w:ins w:id="46" w:author="Julio Cesar Ortega Cambara" w:date="2026-08-31T17:03:00Z" w16du:dateUtc="2026-08-31T16:03:00Z">
        <w:r w:rsidR="00D97A51">
          <w:t>for</w:t>
        </w:r>
      </w:ins>
      <w:ins w:id="47" w:author="Julio Cesar Ortega Cambara" w:date="2026-08-31T17:02:00Z">
        <w:r w:rsidR="00D97A51" w:rsidRPr="00D97A51">
          <w:t xml:space="preserve"> researchers conducting comparable long-read metagenomic studies and to guide future development of the workflow </w:t>
        </w:r>
      </w:ins>
      <w:commentRangeStart w:id="48"/>
      <w:r>
        <w:rPr>
          <w:rFonts w:hint="eastAsia"/>
        </w:rPr>
        <w:t>.</w:t>
      </w:r>
      <w:commentRangeEnd w:id="48"/>
      <w:r w:rsidR="00D97A51">
        <w:rPr>
          <w:rStyle w:val="CommentReference"/>
          <w:sz w:val="24"/>
          <w:szCs w:val="24"/>
        </w:rPr>
        <w:commentReference w:id="48"/>
      </w:r>
    </w:p>
    <w:p w14:paraId="78B378CB" w14:textId="77777777" w:rsidR="00E11334" w:rsidRDefault="00000000">
      <w:r>
        <w:pict w14:anchorId="0E8AD8F3">
          <v:rect id="Horizontal Line 3" o:spid="_x0000_s102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2E0560" w14:textId="1FD7F7D2" w:rsidR="00E11334" w:rsidRDefault="00000000" w:rsidP="00AD2E52">
      <w:pPr>
        <w:pStyle w:val="FirstParagraph"/>
        <w:jc w:val="both"/>
      </w:pPr>
      <w:r>
        <w:rPr>
          <w:b/>
          <w:bCs/>
        </w:rPr>
        <w:t>Acknowledgements.</w:t>
      </w:r>
      <w:r>
        <w:t xml:space="preserve"> The authors thank the </w:t>
      </w:r>
      <w:r w:rsidR="00CA3D33" w:rsidRPr="00CA3D33">
        <w:rPr>
          <w:b/>
          <w:bCs/>
        </w:rPr>
        <w:t>Centre for Innovation in Genomics and Microbiome Sciences (CIGMiS)</w:t>
      </w:r>
      <w:r w:rsidR="00CA3D33">
        <w:t>, which</w:t>
      </w:r>
      <w:r>
        <w:t xml:space="preserve"> generated the chicken caecum metagenomics datasets used to develop and validate the pipeline. We are grateful to </w:t>
      </w:r>
      <w:r w:rsidR="00CA3D33">
        <w:rPr>
          <w:b/>
          <w:bCs/>
        </w:rPr>
        <w:t>colleagues</w:t>
      </w:r>
      <w:r>
        <w:t xml:space="preserve"> for feedback on the configuration interface and Quarto report layout, and to the School of Biomedical Science at the University of West London for hosting the project. </w:t>
      </w:r>
      <w:r>
        <w:rPr>
          <w:b/>
          <w:bCs/>
        </w:rPr>
        <w:t>[Optional: compute providers — e.g. UWL / UCL HPC, cloud credits.]</w:t>
      </w:r>
    </w:p>
    <w:p w14:paraId="3890F0A5" w14:textId="77777777" w:rsidR="00E11334" w:rsidRDefault="00000000" w:rsidP="00AD2E52">
      <w:pPr>
        <w:pStyle w:val="BodyText"/>
        <w:jc w:val="both"/>
      </w:pPr>
      <w:r>
        <w:rPr>
          <w:b/>
          <w:bCs/>
        </w:rPr>
        <w:t>Funding.</w:t>
      </w:r>
      <w:r>
        <w:t xml:space="preserve"> This study was funded by a Vice-Chancellor scholarship provided by the University of West London.</w:t>
      </w:r>
    </w:p>
    <w:p w14:paraId="2B6CA955" w14:textId="77777777" w:rsidR="00E11334" w:rsidRDefault="00000000" w:rsidP="00AD2E52">
      <w:pPr>
        <w:pStyle w:val="BodyText"/>
        <w:jc w:val="both"/>
      </w:pPr>
      <w:r>
        <w:rPr>
          <w:b/>
          <w:bCs/>
        </w:rPr>
        <w:t>Conflict of Interest.</w:t>
      </w:r>
      <w:r>
        <w:t xml:space="preserve"> The authors declare that they have no competing interests.</w:t>
      </w:r>
    </w:p>
    <w:p w14:paraId="02A8EEFC" w14:textId="77777777" w:rsidR="00E11334" w:rsidRDefault="00000000">
      <w:r>
        <w:pict w14:anchorId="1A07F488">
          <v:rect id="Horizontal Line 4"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E4E981" w14:textId="77777777" w:rsidR="00E11334" w:rsidRDefault="00000000">
      <w:pPr>
        <w:pStyle w:val="Heading2"/>
      </w:pPr>
      <w:bookmarkStart w:id="49" w:name="references"/>
      <w:bookmarkEnd w:id="40"/>
      <w:r>
        <w:t>References</w:t>
      </w:r>
    </w:p>
    <w:p w14:paraId="59DEB6EE" w14:textId="77777777" w:rsidR="00E11334" w:rsidRDefault="00000000" w:rsidP="00AD2E52">
      <w:pPr>
        <w:pStyle w:val="Compact"/>
        <w:numPr>
          <w:ilvl w:val="0"/>
          <w:numId w:val="2"/>
        </w:numPr>
        <w:jc w:val="both"/>
      </w:pPr>
      <w:r>
        <w:t xml:space="preserve">Al-Khalaifah H, Rahman MH, Al-Surrayai T, Al-Dhumair A, Al-Hasan M. A One-Health Perspective of Antimicrobial Resistance (AMR): Human, Animals and Environmental Health. </w:t>
      </w:r>
      <w:r>
        <w:rPr>
          <w:i/>
          <w:iCs/>
        </w:rPr>
        <w:t>Life (Basel)</w:t>
      </w:r>
      <w:r>
        <w:t xml:space="preserve"> 2025;15(10):1598. doi:10.3390/life15101598.</w:t>
      </w:r>
    </w:p>
    <w:p w14:paraId="501CBABA" w14:textId="5434F0F4" w:rsidR="00E11334" w:rsidRDefault="00000000" w:rsidP="00AD2E52">
      <w:pPr>
        <w:pStyle w:val="Compact"/>
        <w:numPr>
          <w:ilvl w:val="0"/>
          <w:numId w:val="2"/>
        </w:numPr>
        <w:jc w:val="both"/>
      </w:pPr>
      <w:r>
        <w:t xml:space="preserve">Wood DE, Lu J, Langmead B. Improved metagenomic analysis with Kraken 2. </w:t>
      </w:r>
      <w:r>
        <w:rPr>
          <w:i/>
          <w:iCs/>
        </w:rPr>
        <w:t>Genome Biol</w:t>
      </w:r>
      <w:r>
        <w:t xml:space="preserve"> 2019;20:257. doi:10.1186/s13059-019-1891-0.</w:t>
      </w:r>
    </w:p>
    <w:p w14:paraId="79344B7B" w14:textId="77777777" w:rsidR="00E11334" w:rsidRDefault="00000000" w:rsidP="00AD2E52">
      <w:pPr>
        <w:pStyle w:val="Compact"/>
        <w:numPr>
          <w:ilvl w:val="0"/>
          <w:numId w:val="2"/>
        </w:numPr>
        <w:jc w:val="both"/>
      </w:pPr>
      <w:r>
        <w:lastRenderedPageBreak/>
        <w:t xml:space="preserve">Lu J, Breitwieser FP, Thielen P, Salzberg SL. Bracken: estimating species abundance in metagenomics data. </w:t>
      </w:r>
      <w:r>
        <w:rPr>
          <w:i/>
          <w:iCs/>
        </w:rPr>
        <w:t>PeerJ Comput Sci</w:t>
      </w:r>
      <w:r>
        <w:t xml:space="preserve"> 2017;3:e104. doi:10.7717/peerj-cs.104.</w:t>
      </w:r>
    </w:p>
    <w:p w14:paraId="6640ACAF" w14:textId="77777777" w:rsidR="00E11334" w:rsidRDefault="00000000" w:rsidP="00AD2E52">
      <w:pPr>
        <w:pStyle w:val="Compact"/>
        <w:numPr>
          <w:ilvl w:val="0"/>
          <w:numId w:val="2"/>
        </w:numPr>
        <w:jc w:val="both"/>
      </w:pPr>
      <w:r>
        <w:t xml:space="preserve">Seemann T. ABRicate: mass screening of contigs for antimicrobial and virulence genes. </w:t>
      </w:r>
      <w:hyperlink r:id="rId15">
        <w:r w:rsidR="00E11334">
          <w:rPr>
            <w:rStyle w:val="Hyperlink"/>
          </w:rPr>
          <w:t>https://github.com/tseemann/abricate</w:t>
        </w:r>
      </w:hyperlink>
      <w:r>
        <w:t xml:space="preserve"> (accessed 2026-06-23).</w:t>
      </w:r>
    </w:p>
    <w:p w14:paraId="5A2DB148" w14:textId="77777777" w:rsidR="00E11334" w:rsidRDefault="00000000" w:rsidP="00AD2E52">
      <w:pPr>
        <w:pStyle w:val="Compact"/>
        <w:numPr>
          <w:ilvl w:val="0"/>
          <w:numId w:val="2"/>
        </w:numPr>
        <w:jc w:val="both"/>
      </w:pPr>
      <w:r>
        <w:t xml:space="preserve">Alcock BP, Huynh W, Chalil R, Smith KW, Raphenya AR, Wlodarski MA, et al. CARD 2023: expanded curation, support for machine learning, and resistome prediction at the Comprehensive Antibiotic Resistance Database. </w:t>
      </w:r>
      <w:r>
        <w:rPr>
          <w:i/>
          <w:iCs/>
        </w:rPr>
        <w:t>Nucleic Acids Res</w:t>
      </w:r>
      <w:r>
        <w:t xml:space="preserve"> 2023;51:D690–D699. doi:10.1093/nar/gkac920.</w:t>
      </w:r>
    </w:p>
    <w:p w14:paraId="25F6ECBA" w14:textId="77777777" w:rsidR="00E11334" w:rsidRDefault="00000000" w:rsidP="00AD2E52">
      <w:pPr>
        <w:pStyle w:val="Compact"/>
        <w:numPr>
          <w:ilvl w:val="0"/>
          <w:numId w:val="2"/>
        </w:numPr>
        <w:jc w:val="both"/>
      </w:pPr>
      <w:r>
        <w:t xml:space="preserve">Liu B, Zheng D, Zhou S, Chen L, Yang J. VFDB 2022: a general classification scheme for bacterial virulence factors. </w:t>
      </w:r>
      <w:r>
        <w:rPr>
          <w:i/>
          <w:iCs/>
        </w:rPr>
        <w:t>Nucleic Acids Res</w:t>
      </w:r>
      <w:r>
        <w:t xml:space="preserve"> 2022;50:D912–D917. doi:10.1093/nar/gkab1107.</w:t>
      </w:r>
    </w:p>
    <w:p w14:paraId="0CE45FAF" w14:textId="77777777" w:rsidR="00E11334" w:rsidRDefault="00000000" w:rsidP="00AD2E52">
      <w:pPr>
        <w:pStyle w:val="Compact"/>
        <w:numPr>
          <w:ilvl w:val="0"/>
          <w:numId w:val="2"/>
        </w:numPr>
        <w:jc w:val="both"/>
      </w:pPr>
      <w:r w:rsidRPr="004C3A3C">
        <w:rPr>
          <w:lang w:val="es-ES"/>
        </w:rPr>
        <w:t xml:space="preserve">Carattoli A, Zankari E, García-Fernández A, Voldby Larsen M, Lund O, Villa L, et al. </w:t>
      </w:r>
      <w:r>
        <w:t xml:space="preserve">In silico detection and typing of plasmids using PlasmidFinder and plasmid multilocus sequence typing. </w:t>
      </w:r>
      <w:r>
        <w:rPr>
          <w:i/>
          <w:iCs/>
        </w:rPr>
        <w:t>Antimicrob Agents Chemother</w:t>
      </w:r>
      <w:r>
        <w:t xml:space="preserve"> 2014;58:3895–3903. doi:10.1128/AAC.02412-14.</w:t>
      </w:r>
    </w:p>
    <w:p w14:paraId="30377452" w14:textId="77777777" w:rsidR="00E11334" w:rsidRDefault="00000000" w:rsidP="00AD2E52">
      <w:pPr>
        <w:pStyle w:val="Compact"/>
        <w:numPr>
          <w:ilvl w:val="0"/>
          <w:numId w:val="2"/>
        </w:numPr>
        <w:jc w:val="both"/>
      </w:pPr>
      <w:r>
        <w:t xml:space="preserve">Martí JM. Recentrifuge: robust comparative analysis and contamination removal for metagenomics. </w:t>
      </w:r>
      <w:r>
        <w:rPr>
          <w:i/>
          <w:iCs/>
        </w:rPr>
        <w:t>PLoS Comput Biol</w:t>
      </w:r>
      <w:r>
        <w:t xml:space="preserve"> 2019;15:e1006967. doi:10.1371/journal.pcbi.1006967.</w:t>
      </w:r>
    </w:p>
    <w:p w14:paraId="5A764D06" w14:textId="0B4E4711" w:rsidR="00E11334" w:rsidRDefault="00000000" w:rsidP="00AD2E52">
      <w:pPr>
        <w:pStyle w:val="Compact"/>
        <w:numPr>
          <w:ilvl w:val="0"/>
          <w:numId w:val="2"/>
        </w:numPr>
        <w:jc w:val="both"/>
      </w:pPr>
      <w:r>
        <w:t>Oksanen J, Simpson G, Blanchet F, Kindt R, Legendre P, Minchin P, et al. vegan: Community Ecology Package. R package version 2.7-3, 2026. doi:10.32614/CRAN.package.vegan.</w:t>
      </w:r>
    </w:p>
    <w:p w14:paraId="0775B3DA" w14:textId="77777777" w:rsidR="00E11334" w:rsidRDefault="00000000" w:rsidP="00AD2E52">
      <w:pPr>
        <w:pStyle w:val="Compact"/>
        <w:numPr>
          <w:ilvl w:val="0"/>
          <w:numId w:val="2"/>
        </w:numPr>
        <w:jc w:val="both"/>
      </w:pPr>
      <w:r>
        <w:t xml:space="preserve">Fernandes AD, Reid JN, Macklaim JM, McMurrough TA, Edgell DR, Gloor GB. Unifying the analysis of high-throughput sequencing datasets: characterizing RNA-seq, 16S rRNA gene sequencing and selective growth experiments by compositional data analysis. </w:t>
      </w:r>
      <w:r>
        <w:rPr>
          <w:i/>
          <w:iCs/>
        </w:rPr>
        <w:t>Microbiome</w:t>
      </w:r>
      <w:r>
        <w:t xml:space="preserve"> 2014;2:15. doi:10.1186/2049-2618-2-15.</w:t>
      </w:r>
    </w:p>
    <w:p w14:paraId="49816F69" w14:textId="5A1AD59C" w:rsidR="00E11334" w:rsidRDefault="00000000" w:rsidP="00AD2E52">
      <w:pPr>
        <w:pStyle w:val="Compact"/>
        <w:numPr>
          <w:ilvl w:val="0"/>
          <w:numId w:val="2"/>
        </w:numPr>
        <w:jc w:val="both"/>
      </w:pPr>
      <w:r w:rsidRPr="004C3A3C">
        <w:rPr>
          <w:lang w:val="es-ES"/>
        </w:rPr>
        <w:t xml:space="preserve">Li Y, Gao Y, Liu X, Mao Y, Wang M, Qin Y, et al. </w:t>
      </w:r>
      <w:r>
        <w:t xml:space="preserve">Quantifying antibiotic resistome risks across environmental niches: the L-ARRAP for long-read metagenomic profiling. </w:t>
      </w:r>
      <w:r>
        <w:rPr>
          <w:i/>
          <w:iCs/>
        </w:rPr>
        <w:t>Brief Bioinform</w:t>
      </w:r>
      <w:r>
        <w:t xml:space="preserve"> 2025;26(5):bbaf535. doi:10.1093/bib/bbaf535.</w:t>
      </w:r>
    </w:p>
    <w:p w14:paraId="059BF859" w14:textId="77777777" w:rsidR="00E11334" w:rsidRDefault="00000000" w:rsidP="00AD2E52">
      <w:pPr>
        <w:pStyle w:val="Compact"/>
        <w:numPr>
          <w:ilvl w:val="0"/>
          <w:numId w:val="2"/>
        </w:numPr>
        <w:jc w:val="both"/>
      </w:pPr>
      <w:r>
        <w:t xml:space="preserve">Theil S, Rifa E. rANOMALY: AmplicoN wOrkflow for Microbial community AnaLYsis. </w:t>
      </w:r>
      <w:r>
        <w:rPr>
          <w:i/>
          <w:iCs/>
        </w:rPr>
        <w:t>F1000Res</w:t>
      </w:r>
      <w:r>
        <w:t xml:space="preserve"> 2021;10:7. doi:10.12688/f1000research.27268.1.</w:t>
      </w:r>
    </w:p>
    <w:p w14:paraId="4B9322B5" w14:textId="77777777" w:rsidR="00E11334" w:rsidRDefault="00000000" w:rsidP="00AD2E52">
      <w:pPr>
        <w:pStyle w:val="Compact"/>
        <w:numPr>
          <w:ilvl w:val="0"/>
          <w:numId w:val="2"/>
        </w:numPr>
        <w:jc w:val="both"/>
      </w:pPr>
      <w:r>
        <w:t xml:space="preserve">Allaire JJ, et al. Quarto. </w:t>
      </w:r>
      <w:hyperlink r:id="rId16">
        <w:r w:rsidR="00E11334">
          <w:rPr>
            <w:rStyle w:val="Hyperlink"/>
          </w:rPr>
          <w:t>https://quarto.org</w:t>
        </w:r>
      </w:hyperlink>
      <w:r>
        <w:t xml:space="preserve"> (accessed 2026-06-23).</w:t>
      </w:r>
    </w:p>
    <w:p w14:paraId="66A75251" w14:textId="77777777" w:rsidR="00E11334" w:rsidRDefault="00000000" w:rsidP="00AD2E52">
      <w:pPr>
        <w:pStyle w:val="Compact"/>
        <w:numPr>
          <w:ilvl w:val="0"/>
          <w:numId w:val="2"/>
        </w:numPr>
        <w:jc w:val="both"/>
      </w:pPr>
      <w:r>
        <w:t xml:space="preserve">R Core Team. R: A Language and Environment for Statistical Computing (version 4.5.0). R Foundation for Statistical Computing, Vienna, 2025. </w:t>
      </w:r>
      <w:hyperlink r:id="rId17">
        <w:r w:rsidR="00E11334">
          <w:rPr>
            <w:rStyle w:val="Hyperlink"/>
          </w:rPr>
          <w:t>https://www.R-project.org/</w:t>
        </w:r>
      </w:hyperlink>
      <w:r>
        <w:t>.</w:t>
      </w:r>
    </w:p>
    <w:p w14:paraId="3C0DE217" w14:textId="77777777" w:rsidR="00E11334" w:rsidRDefault="00000000" w:rsidP="00AD2E52">
      <w:pPr>
        <w:pStyle w:val="Compact"/>
        <w:numPr>
          <w:ilvl w:val="0"/>
          <w:numId w:val="2"/>
        </w:numPr>
        <w:jc w:val="both"/>
      </w:pPr>
      <w:r>
        <w:t>Pedersen TL. ggraph: An Implementation of Grammar of Graphics for Graphs and Networks. R package version 2.2.2, 2025. doi:10.32614/CRAN.package.ggraph.</w:t>
      </w:r>
    </w:p>
    <w:p w14:paraId="7BA75F13" w14:textId="77777777" w:rsidR="00E11334" w:rsidRDefault="00000000" w:rsidP="00AD2E52">
      <w:pPr>
        <w:pStyle w:val="Compact"/>
        <w:numPr>
          <w:ilvl w:val="0"/>
          <w:numId w:val="2"/>
        </w:numPr>
        <w:jc w:val="both"/>
      </w:pPr>
      <w:r>
        <w:t xml:space="preserve">Csárdi G, Nepusz T. The igraph software package for complex network research. </w:t>
      </w:r>
      <w:r>
        <w:rPr>
          <w:i/>
          <w:iCs/>
        </w:rPr>
        <w:t>InterJournal</w:t>
      </w:r>
      <w:r>
        <w:t xml:space="preserve"> 2006;Complex Systems:1695. R package version 2.3.1; doi:10.5281/zenodo.7682609. </w:t>
      </w:r>
      <w:hyperlink r:id="rId18">
        <w:r w:rsidR="00E11334">
          <w:rPr>
            <w:rStyle w:val="Hyperlink"/>
          </w:rPr>
          <w:t>https://igraph.org</w:t>
        </w:r>
      </w:hyperlink>
      <w:r>
        <w:t>.</w:t>
      </w:r>
    </w:p>
    <w:p w14:paraId="5EF74A1F" w14:textId="77777777" w:rsidR="00E11334" w:rsidRDefault="00000000" w:rsidP="00AD2E52">
      <w:pPr>
        <w:pStyle w:val="Compact"/>
        <w:numPr>
          <w:ilvl w:val="0"/>
          <w:numId w:val="2"/>
        </w:numPr>
        <w:jc w:val="both"/>
      </w:pPr>
      <w:r>
        <w:t>Allaire JJ, Gandrud C, Russell K, Yetman C. networkD3: D3 JavaScript Network Graphs from R. R package version 0.4.1, 2025. doi:10.32614/CRAN.package.networkD3.</w:t>
      </w:r>
      <w:bookmarkEnd w:id="0"/>
      <w:bookmarkEnd w:id="49"/>
    </w:p>
    <w:sectPr w:rsidR="00E11334">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Hermine Mkrtchyan" w:date="2026-07-27T13:24:00Z" w:initials="HM">
    <w:p w14:paraId="5F251517" w14:textId="77777777" w:rsidR="004249B8" w:rsidRDefault="004249B8" w:rsidP="004249B8">
      <w:r>
        <w:rPr>
          <w:rStyle w:val="CommentReference"/>
        </w:rPr>
        <w:annotationRef/>
      </w:r>
      <w:r>
        <w:rPr>
          <w:sz w:val="20"/>
          <w:szCs w:val="20"/>
        </w:rPr>
        <w:t>Is this correct?</w:t>
      </w:r>
    </w:p>
  </w:comment>
  <w:comment w:id="3" w:author="Julio Cesar Ortega Cambara" w:date="2026-08-31T16:11:00Z" w:initials="JO">
    <w:p w14:paraId="2F15F2AA" w14:textId="77777777" w:rsidR="001324AF" w:rsidRDefault="001324AF" w:rsidP="001324AF">
      <w:pPr>
        <w:pStyle w:val="CommentText"/>
      </w:pPr>
      <w:r>
        <w:rPr>
          <w:rStyle w:val="CommentReference"/>
        </w:rPr>
        <w:annotationRef/>
      </w:r>
      <w:r>
        <w:t xml:space="preserve">This is a standard licence for open-source tools. See the following link: </w:t>
      </w:r>
      <w:hyperlink r:id="rId1" w:history="1">
        <w:r w:rsidRPr="004C654A">
          <w:rPr>
            <w:rStyle w:val="Hyperlink"/>
          </w:rPr>
          <w:t>https://docs.github.com/en/communities/setting-up-your-project-for-healthy-contributions/adding-a-license-to-a-repository</w:t>
        </w:r>
      </w:hyperlink>
    </w:p>
  </w:comment>
  <w:comment w:id="4" w:author="Hermine Mkrtchyan" w:date="2026-07-27T13:27:00Z" w:initials="HM">
    <w:p w14:paraId="44517FBA" w14:textId="77777777" w:rsidR="004249B8" w:rsidRDefault="004249B8" w:rsidP="004249B8">
      <w:r>
        <w:rPr>
          <w:rStyle w:val="CommentReference"/>
        </w:rPr>
        <w:annotationRef/>
      </w:r>
      <w:r>
        <w:rPr>
          <w:sz w:val="20"/>
          <w:szCs w:val="20"/>
        </w:rPr>
        <w:t xml:space="preserve">Try to provide more details, something as: </w:t>
      </w:r>
    </w:p>
    <w:p w14:paraId="059DE70E" w14:textId="77777777" w:rsidR="004249B8" w:rsidRDefault="004249B8" w:rsidP="004249B8">
      <w:r>
        <w:rPr>
          <w:sz w:val="20"/>
          <w:szCs w:val="20"/>
        </w:rPr>
        <w:t>Reproducible execution is supported through the renv package; after restoring dependencies with renv::restore(), the pipeline can be launched using Rscript run_pipeline.R config.yaml.</w:t>
      </w:r>
    </w:p>
    <w:p w14:paraId="524EFC84" w14:textId="77777777" w:rsidR="004249B8" w:rsidRDefault="004249B8" w:rsidP="004249B8"/>
  </w:comment>
  <w:comment w:id="6" w:author="Hermine Mkrtchyan" w:date="2026-08-21T14:36:00Z" w:initials="HM">
    <w:p w14:paraId="63046E91" w14:textId="77777777" w:rsidR="005D7BB9" w:rsidRDefault="005D7BB9" w:rsidP="005D7BB9">
      <w:r>
        <w:rPr>
          <w:rStyle w:val="CommentReference"/>
        </w:rPr>
        <w:annotationRef/>
      </w:r>
      <w:r>
        <w:rPr>
          <w:sz w:val="20"/>
          <w:szCs w:val="20"/>
        </w:rPr>
        <w:t xml:space="preserve">In order to make this publishable you need to demonstrate reproducibility through publically available  datasets. </w:t>
      </w:r>
    </w:p>
  </w:comment>
  <w:comment w:id="8" w:author="Hermine Mkrtchyan" w:date="2026-07-27T15:54:00Z" w:initials="HM">
    <w:p w14:paraId="74D95FD2" w14:textId="77777777" w:rsidR="00C91DF9" w:rsidRDefault="00C91DF9" w:rsidP="00C91DF9">
      <w:r>
        <w:rPr>
          <w:rStyle w:val="CommentReference"/>
        </w:rPr>
        <w:annotationRef/>
      </w:r>
      <w:r>
        <w:rPr>
          <w:sz w:val="20"/>
          <w:szCs w:val="20"/>
        </w:rPr>
        <w:t xml:space="preserve">Implementation or Methods? Which journal we are aiming for? I  would advise Briefings in Bioinformatics </w:t>
      </w:r>
      <w:hyperlink r:id="rId2" w:history="1">
        <w:r w:rsidRPr="00BB416A">
          <w:rPr>
            <w:rStyle w:val="Hyperlink"/>
            <w:sz w:val="20"/>
            <w:szCs w:val="20"/>
          </w:rPr>
          <w:t>https://academic.oup.com/bib/pages/why-publish-with-briefings-in-bioinformatics?utm_source=google&amp;utm_medium=cpc&amp;utm_campaign=8697na3df-8697na3jv-Tb-Gb-Fb-Ca-Ai&amp;campaign_id=22390108714&amp;gad_source=1&amp;gad_campaignid=22390108714&amp;gbraid=0AAAAApCzYIttP_iUXzTb75TYf5g1BHBSF&amp;gclid=Cj0KCQjwg5zTBhCLARIsAP2AFU4edn9vL2DBvJ6tUx5TEGQrhO9SfV0IlihyThrzQvi8rJp3GsdnSwIaAsr8EALw_wcB</w:t>
        </w:r>
      </w:hyperlink>
    </w:p>
  </w:comment>
  <w:comment w:id="12" w:author="Hermine Mkrtchyan" w:date="2026-07-29T15:49:00Z" w:initials="HM">
    <w:p w14:paraId="0132F4A5" w14:textId="77777777" w:rsidR="00012865" w:rsidRDefault="00012865" w:rsidP="00012865">
      <w:r>
        <w:rPr>
          <w:rStyle w:val="CommentReference"/>
        </w:rPr>
        <w:annotationRef/>
      </w:r>
      <w:r>
        <w:rPr>
          <w:sz w:val="20"/>
          <w:szCs w:val="20"/>
        </w:rPr>
        <w:t xml:space="preserve">declared or externalised? </w:t>
      </w:r>
    </w:p>
  </w:comment>
  <w:comment w:id="13" w:author="Julio Cesar Ortega Cambara" w:date="2026-08-31T16:42:00Z" w:initials="JO">
    <w:p w14:paraId="22B035F2" w14:textId="77777777" w:rsidR="00FF6DE0" w:rsidRDefault="00FF6DE0" w:rsidP="00FF6DE0">
      <w:pPr>
        <w:pStyle w:val="CommentText"/>
      </w:pPr>
      <w:r>
        <w:rPr>
          <w:rStyle w:val="CommentReference"/>
        </w:rPr>
        <w:annotationRef/>
      </w:r>
      <w:r>
        <w:t>Define in the config file</w:t>
      </w:r>
    </w:p>
  </w:comment>
  <w:comment w:id="14" w:author="Hermine Mkrtchyan" w:date="2026-07-29T15:56:00Z" w:initials="HM">
    <w:p w14:paraId="74C38D08" w14:textId="77777777" w:rsidR="00CF66E8" w:rsidRDefault="00CF66E8" w:rsidP="00CF66E8">
      <w:r>
        <w:rPr>
          <w:rStyle w:val="CommentReference"/>
        </w:rPr>
        <w:annotationRef/>
      </w:r>
      <w:r>
        <w:rPr>
          <w:sz w:val="20"/>
          <w:szCs w:val="20"/>
        </w:rPr>
        <w:t xml:space="preserve">this is unclear. what do you want to say? </w:t>
      </w:r>
    </w:p>
  </w:comment>
  <w:comment w:id="15" w:author="Hermine Mkrtchyan" w:date="2026-07-29T16:01:00Z" w:initials="HM">
    <w:p w14:paraId="5E19410A" w14:textId="77777777" w:rsidR="00CF66E8" w:rsidRDefault="00CF66E8" w:rsidP="00CF66E8">
      <w:r>
        <w:rPr>
          <w:rStyle w:val="CommentReference"/>
        </w:rPr>
        <w:annotationRef/>
      </w:r>
      <w:r>
        <w:rPr>
          <w:sz w:val="20"/>
          <w:szCs w:val="20"/>
        </w:rPr>
        <w:t>I feel here must be comma. maybe something like 'The design supports targeted analysis; for example '...</w:t>
      </w:r>
    </w:p>
  </w:comment>
  <w:comment w:id="22" w:author="Hermine Mkrtchyan" w:date="2026-08-21T14:31:00Z" w:initials="HM">
    <w:p w14:paraId="6BF97E9F" w14:textId="77777777" w:rsidR="005D7BB9" w:rsidRDefault="005D7BB9" w:rsidP="005D7BB9">
      <w:r>
        <w:rPr>
          <w:rStyle w:val="CommentReference"/>
        </w:rPr>
        <w:annotationRef/>
      </w:r>
      <w:r>
        <w:rPr>
          <w:sz w:val="20"/>
          <w:szCs w:val="20"/>
        </w:rPr>
        <w:t>Open the abbreviation. I don't think it is fully presented above.</w:t>
      </w:r>
    </w:p>
  </w:comment>
  <w:comment w:id="21" w:author="Hermine Mkrtchyan" w:date="2026-08-21T14:32:00Z" w:initials="HM">
    <w:p w14:paraId="3480D047" w14:textId="77777777" w:rsidR="005D7BB9" w:rsidRDefault="005D7BB9" w:rsidP="005D7BB9">
      <w:r>
        <w:rPr>
          <w:rStyle w:val="CommentReference"/>
        </w:rPr>
        <w:annotationRef/>
      </w:r>
      <w:r>
        <w:rPr>
          <w:sz w:val="20"/>
          <w:szCs w:val="20"/>
        </w:rPr>
        <w:t>It would be good to give some clarification why this step is done.</w:t>
      </w:r>
    </w:p>
  </w:comment>
  <w:comment w:id="23" w:author="Hermine Mkrtchyan" w:date="2026-08-21T14:34:00Z" w:initials="HM">
    <w:p w14:paraId="37B23E75" w14:textId="77777777" w:rsidR="005D7BB9" w:rsidRDefault="005D7BB9" w:rsidP="005D7BB9">
      <w:r>
        <w:rPr>
          <w:rStyle w:val="CommentReference"/>
        </w:rPr>
        <w:annotationRef/>
      </w:r>
      <w:r>
        <w:rPr>
          <w:sz w:val="20"/>
          <w:szCs w:val="20"/>
        </w:rPr>
        <w:t xml:space="preserve">needs opening  sentence - something like this stage performs comprehensive taxonomic community profiling. Or something similar. </w:t>
      </w:r>
    </w:p>
    <w:p w14:paraId="13F7B35F" w14:textId="77777777" w:rsidR="005D7BB9" w:rsidRDefault="005D7BB9" w:rsidP="005D7BB9">
      <w:r>
        <w:rPr>
          <w:sz w:val="20"/>
          <w:szCs w:val="20"/>
        </w:rPr>
        <w:t xml:space="preserve">It actually is needed for all stages. </w:t>
      </w:r>
    </w:p>
  </w:comment>
  <w:comment w:id="24" w:author="Hermine Mkrtchyan" w:date="2026-08-21T14:41:00Z" w:initials="HM">
    <w:p w14:paraId="67BA8783" w14:textId="77777777" w:rsidR="00DA4301" w:rsidRDefault="00DA4301" w:rsidP="00DA4301">
      <w:r>
        <w:rPr>
          <w:rStyle w:val="CommentReference"/>
        </w:rPr>
        <w:annotationRef/>
      </w:r>
      <w:r>
        <w:rPr>
          <w:sz w:val="20"/>
          <w:szCs w:val="20"/>
        </w:rPr>
        <w:t>this needs to be better presented. Isn't Kruskal-Wallis used for statistical comparisons? It needs to be clear what is used for what</w:t>
      </w:r>
    </w:p>
  </w:comment>
  <w:comment w:id="25" w:author="Hermine Mkrtchyan" w:date="2026-08-21T14:42:00Z" w:initials="HM">
    <w:p w14:paraId="10F8E51E" w14:textId="77777777" w:rsidR="00DA4301" w:rsidRDefault="00DA4301" w:rsidP="00DA4301">
      <w:r>
        <w:rPr>
          <w:rStyle w:val="CommentReference"/>
        </w:rPr>
        <w:annotationRef/>
      </w:r>
      <w:r>
        <w:rPr>
          <w:sz w:val="20"/>
          <w:szCs w:val="20"/>
        </w:rPr>
        <w:t>open</w:t>
      </w:r>
    </w:p>
  </w:comment>
  <w:comment w:id="26" w:author="Hermine Mkrtchyan" w:date="2026-08-21T14:44:00Z" w:initials="HM">
    <w:p w14:paraId="4C9B0A31" w14:textId="77777777" w:rsidR="00DA4301" w:rsidRDefault="00DA4301" w:rsidP="00DA4301">
      <w:r>
        <w:rPr>
          <w:rStyle w:val="CommentReference"/>
        </w:rPr>
        <w:annotationRef/>
      </w:r>
      <w:r>
        <w:rPr>
          <w:sz w:val="20"/>
          <w:szCs w:val="20"/>
        </w:rPr>
        <w:t xml:space="preserve">clarify. not clear. </w:t>
      </w:r>
    </w:p>
  </w:comment>
  <w:comment w:id="27" w:author="Hermine Mkrtchyan" w:date="2026-08-21T14:54:00Z" w:initials="HM">
    <w:p w14:paraId="52A8E261" w14:textId="77777777" w:rsidR="004D7E20" w:rsidRDefault="004D7E20" w:rsidP="004D7E20">
      <w:r>
        <w:rPr>
          <w:rStyle w:val="CommentReference"/>
        </w:rPr>
        <w:annotationRef/>
      </w:r>
      <w:r>
        <w:rPr>
          <w:sz w:val="20"/>
          <w:szCs w:val="20"/>
        </w:rPr>
        <w:t>what is this for? beta-diversity? Clarity it.</w:t>
      </w:r>
    </w:p>
  </w:comment>
  <w:comment w:id="29" w:author="Hermine Mkrtchyan" w:date="2026-08-21T14:57:00Z" w:initials="HM">
    <w:p w14:paraId="447FD2B5" w14:textId="77777777" w:rsidR="004D7E20" w:rsidRDefault="004D7E20" w:rsidP="004D7E20">
      <w:r>
        <w:rPr>
          <w:rStyle w:val="CommentReference"/>
        </w:rPr>
        <w:annotationRef/>
      </w:r>
      <w:r>
        <w:rPr>
          <w:sz w:val="20"/>
          <w:szCs w:val="20"/>
        </w:rPr>
        <w:t>do you mean network analysis?</w:t>
      </w:r>
    </w:p>
  </w:comment>
  <w:comment w:id="30" w:author="Julio Cesar Ortega Cambara" w:date="2026-08-31T16:52:00Z" w:initials="JO">
    <w:p w14:paraId="470574E5" w14:textId="77777777" w:rsidR="000206C2" w:rsidRDefault="000206C2" w:rsidP="000206C2">
      <w:pPr>
        <w:pStyle w:val="CommentText"/>
      </w:pPr>
      <w:r>
        <w:rPr>
          <w:rStyle w:val="CommentReference"/>
        </w:rPr>
        <w:annotationRef/>
      </w:r>
      <w:r>
        <w:t>Yes, network analysis</w:t>
      </w:r>
    </w:p>
  </w:comment>
  <w:comment w:id="28" w:author="Hermine Mkrtchyan" w:date="2026-08-21T14:58:00Z" w:initials="HM">
    <w:p w14:paraId="71045ADB" w14:textId="77777777" w:rsidR="004D7E20" w:rsidRDefault="004D7E20" w:rsidP="004D7E20">
      <w:r>
        <w:rPr>
          <w:rStyle w:val="CommentReference"/>
        </w:rPr>
        <w:annotationRef/>
      </w:r>
      <w:r>
        <w:rPr>
          <w:sz w:val="20"/>
          <w:szCs w:val="20"/>
        </w:rPr>
        <w:t>needed better phrasing</w:t>
      </w:r>
    </w:p>
  </w:comment>
  <w:comment w:id="32" w:author="Hermine Mkrtchyan" w:date="2026-08-21T15:00:00Z" w:initials="HM">
    <w:p w14:paraId="3707E9C5" w14:textId="77777777" w:rsidR="004D7E20" w:rsidRDefault="004D7E20" w:rsidP="004D7E20">
      <w:r>
        <w:rPr>
          <w:rStyle w:val="CommentReference"/>
        </w:rPr>
        <w:annotationRef/>
      </w:r>
      <w:r>
        <w:rPr>
          <w:sz w:val="20"/>
          <w:szCs w:val="20"/>
        </w:rPr>
        <w:t>maybe dedicated modules?</w:t>
      </w:r>
    </w:p>
  </w:comment>
  <w:comment w:id="34" w:author="Hermine Mkrtchyan" w:date="2026-08-21T15:02:00Z" w:initials="HM">
    <w:p w14:paraId="58E84ACC" w14:textId="77777777" w:rsidR="006D7C83" w:rsidRDefault="006D7C83" w:rsidP="006D7C83">
      <w:r>
        <w:rPr>
          <w:rStyle w:val="CommentReference"/>
        </w:rPr>
        <w:annotationRef/>
      </w:r>
      <w:r>
        <w:rPr>
          <w:sz w:val="20"/>
          <w:szCs w:val="20"/>
        </w:rPr>
        <w:t>as discussed above, you need to test it on publically available datasets for reproducibility</w:t>
      </w:r>
    </w:p>
  </w:comment>
  <w:comment w:id="48" w:author="Hermine Mkrtchyan" w:date="2026-08-21T15:31:00Z" w:initials="HM">
    <w:p w14:paraId="561ADA83" w14:textId="77777777" w:rsidR="00A02F8C" w:rsidRDefault="00A02F8C" w:rsidP="00A02F8C">
      <w:r>
        <w:rPr>
          <w:rStyle w:val="CommentReference"/>
        </w:rPr>
        <w:annotationRef/>
      </w:r>
      <w:r>
        <w:rPr>
          <w:sz w:val="20"/>
          <w:szCs w:val="20"/>
        </w:rPr>
        <w:t xml:space="preserve">I would suggest the following: It is currently under active development and we are realising this alpha version to solicit feedback from researchers conducting comparable long-read metagenomic studies and to guide future development of the workflow.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251517" w15:done="0"/>
  <w15:commentEx w15:paraId="2F15F2AA" w15:paraIdParent="5F251517" w15:done="0"/>
  <w15:commentEx w15:paraId="524EFC84" w15:done="0"/>
  <w15:commentEx w15:paraId="63046E91" w15:done="0"/>
  <w15:commentEx w15:paraId="74D95FD2" w15:done="0"/>
  <w15:commentEx w15:paraId="0132F4A5" w15:done="0"/>
  <w15:commentEx w15:paraId="22B035F2" w15:paraIdParent="0132F4A5" w15:done="0"/>
  <w15:commentEx w15:paraId="74C38D08" w15:done="0"/>
  <w15:commentEx w15:paraId="5E19410A" w15:done="0"/>
  <w15:commentEx w15:paraId="6BF97E9F" w15:done="0"/>
  <w15:commentEx w15:paraId="3480D047" w15:done="0"/>
  <w15:commentEx w15:paraId="13F7B35F" w15:done="0"/>
  <w15:commentEx w15:paraId="67BA8783" w15:done="0"/>
  <w15:commentEx w15:paraId="10F8E51E" w15:done="0"/>
  <w15:commentEx w15:paraId="4C9B0A31" w15:done="0"/>
  <w15:commentEx w15:paraId="52A8E261" w15:done="0"/>
  <w15:commentEx w15:paraId="447FD2B5" w15:done="0"/>
  <w15:commentEx w15:paraId="470574E5" w15:paraIdParent="447FD2B5" w15:done="0"/>
  <w15:commentEx w15:paraId="71045ADB" w15:done="0"/>
  <w15:commentEx w15:paraId="3707E9C5" w15:done="0"/>
  <w15:commentEx w15:paraId="58E84ACC" w15:done="0"/>
  <w15:commentEx w15:paraId="561ADA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54D99E" w16cex:dateUtc="2026-07-27T12:24:00Z"/>
  <w16cex:commentExtensible w16cex:durableId="6B1BFFC5" w16cex:dateUtc="2026-08-31T15:11:00Z"/>
  <w16cex:commentExtensible w16cex:durableId="6CC7A063" w16cex:dateUtc="2026-07-27T12:27:00Z">
    <w16cex:extLst>
      <w16:ext w16:uri="{CE6994B0-6A32-4C9F-8C6B-6E91EDA988CE}">
        <cr:reactions xmlns:cr="http://schemas.microsoft.com/office/comments/2020/reactions">
          <cr:reaction reactionType="1">
            <cr:reactionInfo dateUtc="2026-08-31T15:13:42Z">
              <cr:user userId="db8dff144a5e8650" userProvider="Windows Live" userName="Julio Cesar Ortega Cambara"/>
            </cr:reactionInfo>
          </cr:reaction>
        </cr:reactions>
      </w16:ext>
    </w16cex:extLst>
  </w16cex:commentExtensible>
  <w16cex:commentExtensible w16cex:durableId="463114BF" w16cex:dateUtc="2026-08-21T13:36:00Z"/>
  <w16cex:commentExtensible w16cex:durableId="32E97CEB" w16cex:dateUtc="2026-07-27T14:54:00Z"/>
  <w16cex:commentExtensible w16cex:durableId="012C4AF0" w16cex:dateUtc="2026-07-29T14:49:00Z"/>
  <w16cex:commentExtensible w16cex:durableId="220EDE85" w16cex:dateUtc="2026-08-31T15:42:00Z"/>
  <w16cex:commentExtensible w16cex:durableId="4AC661B1" w16cex:dateUtc="2026-07-29T14:56:00Z"/>
  <w16cex:commentExtensible w16cex:durableId="3A2729C9" w16cex:dateUtc="2026-07-29T15:01:00Z"/>
  <w16cex:commentExtensible w16cex:durableId="524982B7" w16cex:dateUtc="2026-08-21T13:31:00Z"/>
  <w16cex:commentExtensible w16cex:durableId="566BC439" w16cex:dateUtc="2026-08-21T13:32:00Z"/>
  <w16cex:commentExtensible w16cex:durableId="187B07EA" w16cex:dateUtc="2026-08-21T13:34:00Z"/>
  <w16cex:commentExtensible w16cex:durableId="7B49BC9D" w16cex:dateUtc="2026-08-21T13:41:00Z"/>
  <w16cex:commentExtensible w16cex:durableId="4A525760" w16cex:dateUtc="2026-08-21T13:42:00Z"/>
  <w16cex:commentExtensible w16cex:durableId="09D63FEE" w16cex:dateUtc="2026-08-21T13:44:00Z"/>
  <w16cex:commentExtensible w16cex:durableId="17975586" w16cex:dateUtc="2026-08-21T13:54:00Z"/>
  <w16cex:commentExtensible w16cex:durableId="24C2D8D6" w16cex:dateUtc="2026-08-21T13:57:00Z"/>
  <w16cex:commentExtensible w16cex:durableId="42047C3C" w16cex:dateUtc="2026-08-31T15:52:00Z"/>
  <w16cex:commentExtensible w16cex:durableId="0C42F950" w16cex:dateUtc="2026-08-21T13:58:00Z"/>
  <w16cex:commentExtensible w16cex:durableId="51E8D5F2" w16cex:dateUtc="2026-08-21T14:00:00Z"/>
  <w16cex:commentExtensible w16cex:durableId="352B3AB4" w16cex:dateUtc="2026-08-21T14:02:00Z"/>
  <w16cex:commentExtensible w16cex:durableId="6710A50C" w16cex:dateUtc="2026-08-21T14:31:00Z">
    <w16cex:extLst>
      <w16:ext w16:uri="{CE6994B0-6A32-4C9F-8C6B-6E91EDA988CE}">
        <cr:reactions xmlns:cr="http://schemas.microsoft.com/office/comments/2020/reactions">
          <cr:reaction reactionType="1">
            <cr:reactionInfo dateUtc="2026-08-31T16:01:54Z">
              <cr:user userId="db8dff144a5e8650" userProvider="Windows Live" userName="Julio Cesar Ortega Cambar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251517" w16cid:durableId="2454D99E"/>
  <w16cid:commentId w16cid:paraId="2F15F2AA" w16cid:durableId="6B1BFFC5"/>
  <w16cid:commentId w16cid:paraId="524EFC84" w16cid:durableId="6CC7A063"/>
  <w16cid:commentId w16cid:paraId="63046E91" w16cid:durableId="463114BF"/>
  <w16cid:commentId w16cid:paraId="74D95FD2" w16cid:durableId="32E97CEB"/>
  <w16cid:commentId w16cid:paraId="0132F4A5" w16cid:durableId="012C4AF0"/>
  <w16cid:commentId w16cid:paraId="22B035F2" w16cid:durableId="220EDE85"/>
  <w16cid:commentId w16cid:paraId="74C38D08" w16cid:durableId="4AC661B1"/>
  <w16cid:commentId w16cid:paraId="5E19410A" w16cid:durableId="3A2729C9"/>
  <w16cid:commentId w16cid:paraId="6BF97E9F" w16cid:durableId="524982B7"/>
  <w16cid:commentId w16cid:paraId="3480D047" w16cid:durableId="566BC439"/>
  <w16cid:commentId w16cid:paraId="13F7B35F" w16cid:durableId="187B07EA"/>
  <w16cid:commentId w16cid:paraId="67BA8783" w16cid:durableId="7B49BC9D"/>
  <w16cid:commentId w16cid:paraId="10F8E51E" w16cid:durableId="4A525760"/>
  <w16cid:commentId w16cid:paraId="4C9B0A31" w16cid:durableId="09D63FEE"/>
  <w16cid:commentId w16cid:paraId="52A8E261" w16cid:durableId="17975586"/>
  <w16cid:commentId w16cid:paraId="447FD2B5" w16cid:durableId="24C2D8D6"/>
  <w16cid:commentId w16cid:paraId="470574E5" w16cid:durableId="42047C3C"/>
  <w16cid:commentId w16cid:paraId="71045ADB" w16cid:durableId="0C42F950"/>
  <w16cid:commentId w16cid:paraId="3707E9C5" w16cid:durableId="51E8D5F2"/>
  <w16cid:commentId w16cid:paraId="58E84ACC" w16cid:durableId="352B3AB4"/>
  <w16cid:commentId w16cid:paraId="561ADA83" w16cid:durableId="6710A50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9E3A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354E3A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41978585">
    <w:abstractNumId w:val="0"/>
  </w:num>
  <w:num w:numId="2" w16cid:durableId="12166214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rmine Mkrtchyan">
    <w15:presenceInfo w15:providerId="AD" w15:userId="S::mkrther@uwl.ac.uk::68ffba9f-cef2-4689-b9cf-7e7c4e84e27c"/>
  </w15:person>
  <w15:person w15:author="Julio Cesar Ortega Cambara">
    <w15:presenceInfo w15:providerId="Windows Live" w15:userId="db8dff144a5e86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11334"/>
    <w:rsid w:val="000007B9"/>
    <w:rsid w:val="00010A56"/>
    <w:rsid w:val="00012865"/>
    <w:rsid w:val="000206C2"/>
    <w:rsid w:val="0003773F"/>
    <w:rsid w:val="00040B90"/>
    <w:rsid w:val="0006181F"/>
    <w:rsid w:val="000665A7"/>
    <w:rsid w:val="0012172B"/>
    <w:rsid w:val="001324AF"/>
    <w:rsid w:val="0019767B"/>
    <w:rsid w:val="001F7027"/>
    <w:rsid w:val="00200C61"/>
    <w:rsid w:val="00224DDB"/>
    <w:rsid w:val="002343BC"/>
    <w:rsid w:val="00271FD9"/>
    <w:rsid w:val="00272309"/>
    <w:rsid w:val="002B18F7"/>
    <w:rsid w:val="002C5FBF"/>
    <w:rsid w:val="00366038"/>
    <w:rsid w:val="00382637"/>
    <w:rsid w:val="003B6FF7"/>
    <w:rsid w:val="00411004"/>
    <w:rsid w:val="004249B8"/>
    <w:rsid w:val="00434D68"/>
    <w:rsid w:val="004C3A3C"/>
    <w:rsid w:val="004D7E20"/>
    <w:rsid w:val="0055721B"/>
    <w:rsid w:val="00575706"/>
    <w:rsid w:val="005D0BC2"/>
    <w:rsid w:val="005D7BB9"/>
    <w:rsid w:val="00673D9F"/>
    <w:rsid w:val="00676911"/>
    <w:rsid w:val="006B0EA8"/>
    <w:rsid w:val="006B344C"/>
    <w:rsid w:val="006D47D5"/>
    <w:rsid w:val="006D4E07"/>
    <w:rsid w:val="006D7C83"/>
    <w:rsid w:val="006E521C"/>
    <w:rsid w:val="00710F87"/>
    <w:rsid w:val="00787B0C"/>
    <w:rsid w:val="007A1B19"/>
    <w:rsid w:val="007A3A6D"/>
    <w:rsid w:val="007C2B94"/>
    <w:rsid w:val="007C4410"/>
    <w:rsid w:val="008F0C01"/>
    <w:rsid w:val="009979DE"/>
    <w:rsid w:val="009B5D9F"/>
    <w:rsid w:val="00A02F8C"/>
    <w:rsid w:val="00A15EA9"/>
    <w:rsid w:val="00A50815"/>
    <w:rsid w:val="00AB3A12"/>
    <w:rsid w:val="00AD2E52"/>
    <w:rsid w:val="00AF59F4"/>
    <w:rsid w:val="00BD401C"/>
    <w:rsid w:val="00C22C91"/>
    <w:rsid w:val="00C41FD7"/>
    <w:rsid w:val="00C91DF9"/>
    <w:rsid w:val="00CA3D33"/>
    <w:rsid w:val="00CD0564"/>
    <w:rsid w:val="00CD7FBE"/>
    <w:rsid w:val="00CF66E8"/>
    <w:rsid w:val="00D97A51"/>
    <w:rsid w:val="00DA1A6B"/>
    <w:rsid w:val="00DA4301"/>
    <w:rsid w:val="00DE1864"/>
    <w:rsid w:val="00E11334"/>
    <w:rsid w:val="00E31BB3"/>
    <w:rsid w:val="00F42F22"/>
    <w:rsid w:val="00F65AA3"/>
    <w:rsid w:val="00FF255C"/>
    <w:rsid w:val="00FF6D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C21ADA6"/>
  <w15:docId w15:val="{0993F119-C6DE-4311-A28D-5889B672B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Strong" w:uiPriority="22"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3B6FF7"/>
    <w:pPr>
      <w:spacing w:after="0"/>
    </w:pPr>
  </w:style>
  <w:style w:type="character" w:styleId="CommentReference">
    <w:name w:val="annotation reference"/>
    <w:basedOn w:val="DefaultParagraphFont"/>
    <w:rsid w:val="00040B90"/>
    <w:rPr>
      <w:sz w:val="16"/>
      <w:szCs w:val="16"/>
    </w:rPr>
  </w:style>
  <w:style w:type="paragraph" w:styleId="CommentText">
    <w:name w:val="annotation text"/>
    <w:basedOn w:val="Normal"/>
    <w:link w:val="CommentTextChar"/>
    <w:rsid w:val="00040B90"/>
    <w:rPr>
      <w:sz w:val="20"/>
      <w:szCs w:val="20"/>
    </w:rPr>
  </w:style>
  <w:style w:type="character" w:customStyle="1" w:styleId="CommentTextChar">
    <w:name w:val="Comment Text Char"/>
    <w:basedOn w:val="DefaultParagraphFont"/>
    <w:link w:val="CommentText"/>
    <w:rsid w:val="00040B90"/>
    <w:rPr>
      <w:sz w:val="20"/>
      <w:szCs w:val="20"/>
    </w:rPr>
  </w:style>
  <w:style w:type="paragraph" w:styleId="CommentSubject">
    <w:name w:val="annotation subject"/>
    <w:basedOn w:val="CommentText"/>
    <w:next w:val="CommentText"/>
    <w:link w:val="CommentSubjectChar"/>
    <w:rsid w:val="00040B90"/>
    <w:rPr>
      <w:b/>
      <w:bCs/>
    </w:rPr>
  </w:style>
  <w:style w:type="character" w:customStyle="1" w:styleId="CommentSubjectChar">
    <w:name w:val="Comment Subject Char"/>
    <w:basedOn w:val="CommentTextChar"/>
    <w:link w:val="CommentSubject"/>
    <w:rsid w:val="00040B90"/>
    <w:rPr>
      <w:b/>
      <w:bCs/>
      <w:sz w:val="20"/>
      <w:szCs w:val="20"/>
    </w:rPr>
  </w:style>
  <w:style w:type="character" w:styleId="Strong">
    <w:name w:val="Strong"/>
    <w:basedOn w:val="DefaultParagraphFont"/>
    <w:uiPriority w:val="22"/>
    <w:qFormat/>
    <w:rsid w:val="004249B8"/>
    <w:rPr>
      <w:b/>
      <w:bCs/>
    </w:rPr>
  </w:style>
  <w:style w:type="character" w:customStyle="1" w:styleId="apple-converted-space">
    <w:name w:val="apple-converted-space"/>
    <w:basedOn w:val="DefaultParagraphFont"/>
    <w:rsid w:val="004249B8"/>
  </w:style>
  <w:style w:type="character" w:styleId="HTMLCode">
    <w:name w:val="HTML Code"/>
    <w:basedOn w:val="DefaultParagraphFont"/>
    <w:uiPriority w:val="99"/>
    <w:unhideWhenUsed/>
    <w:rsid w:val="004249B8"/>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91D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2" Type="http://schemas.openxmlformats.org/officeDocument/2006/relationships/hyperlink" Target="https://academic.oup.com/bib/pages/why-publish-with-briefings-in-bioinformatics?utm_source=google&amp;utm_medium=cpc&amp;utm_campaign=8697na3df-8697na3jv-Tb-Gb-Fb-Ca-Ai&amp;campaign_id=22390108714&amp;gad_source=1&amp;gad_campaignid=22390108714&amp;gbraid=0AAAAApCzYIttP_iUXzTb75TYf5g1BHBSF&amp;gclid=Cj0KCQjwg5zTBhCLARIsAP2AFU4edn9vL2DBvJ6tUx5TEGQrhO9SfV0IlihyThrzQvi8rJp3GsdnSwIaAsr8EALw_wcB" TargetMode="External"/><Relationship Id="rId1" Type="http://schemas.openxmlformats.org/officeDocument/2006/relationships/hyperlink" Target="https://docs.github.com/en/communities/setting-up-your-project-for-healthy-contributions/adding-a-license-to-a-repository"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2.svg"/><Relationship Id="rId18" Type="http://schemas.openxmlformats.org/officeDocument/2006/relationships/hyperlink" Target="https://igraph.org" TargetMode="External"/><Relationship Id="rId3" Type="http://schemas.openxmlformats.org/officeDocument/2006/relationships/settings" Target="settings.xml"/><Relationship Id="rId21" Type="http://schemas.openxmlformats.org/officeDocument/2006/relationships/theme" Target="theme/theme1.xml"/><Relationship Id="rId7" Type="http://schemas.microsoft.com/office/2011/relationships/commentsExtended" Target="commentsExtended.xml"/><Relationship Id="rId12" Type="http://schemas.openxmlformats.org/officeDocument/2006/relationships/image" Target="media/image1.png"/><Relationship Id="rId17" Type="http://schemas.openxmlformats.org/officeDocument/2006/relationships/hyperlink" Target="https://www.R-project.org/" TargetMode="External"/><Relationship Id="rId2" Type="http://schemas.openxmlformats.org/officeDocument/2006/relationships/styles" Target="styles.xml"/><Relationship Id="rId16" Type="http://schemas.openxmlformats.org/officeDocument/2006/relationships/hyperlink" Target="https://quarto.org" TargetMode="Externa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mailto:Hermine.Mkrtchyan@uwl.ac.uk" TargetMode="External"/><Relationship Id="rId5" Type="http://schemas.openxmlformats.org/officeDocument/2006/relationships/hyperlink" Target="mailto:Hermine.Mkrtchyan@uwl.ac.uk" TargetMode="External"/><Relationship Id="rId15" Type="http://schemas.openxmlformats.org/officeDocument/2006/relationships/hyperlink" Target="https://github.com/tseemann/abricate" TargetMode="External"/><Relationship Id="rId10" Type="http://schemas.openxmlformats.org/officeDocument/2006/relationships/hyperlink" Target="https://github.com/Julio92-C/Metagenomics_pipeline_automatio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430</TotalTime>
  <Pages>11</Pages>
  <Words>3494</Words>
  <Characters>19921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Julio Cesar Ortega Cambara</cp:lastModifiedBy>
  <cp:revision>43</cp:revision>
  <dcterms:created xsi:type="dcterms:W3CDTF">2026-06-24T18:50:00Z</dcterms:created>
  <dcterms:modified xsi:type="dcterms:W3CDTF">2026-08-31T16:04:00Z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8ff2c567-0626-4e11-9c99-e75da03fbcc2</vt:lpwstr>
  </property>
</Properties>
</file>