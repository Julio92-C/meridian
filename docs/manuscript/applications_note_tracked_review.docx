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4d9e160d30b1cd211371155645e81ef50bd748"/>
    <w:p>
      <w:pPr>
        <w:pStyle w:val="Heading1"/>
      </w:pPr>
      <w:r>
        <w:t xml:space="preserve">MERIDIAN: a config-driven R workflow for long-read shotgun metagenomics analysis</w:t>
      </w:r>
    </w:p>
    <w:p>
      <w:pPr>
        <w:pStyle w:val="FirstParagraph"/>
      </w:pPr>
      <w:r>
        <w:rPr>
          <w:b/>
          <w:bCs/>
        </w:rPr>
        <w:t xml:space="preserve">Authors / Affiliations</w:t>
      </w:r>
    </w:p>
    <w:p>
      <w:pPr>
        <w:pStyle w:val="BodyText"/>
      </w:pPr>
      <w:r>
        <w:t xml:space="preserve">Julio C. Ortega Cambara1, Piotr Cuber</w:t>
      </w:r>
      <w:del w:id="100001" w:author="Revision merge (HM+PL)" w:date="2026-09-09T13:15:16Z">
        <w:r>
          <w:delText xml:space="preserve">4</w:delText>
        </w:r>
      </w:del>
      <w:ins w:id="100002" w:author="Revision merge (HM+PL)" w:date="2026-09-09T13:15:16Z">
        <w:r>
          <w:t xml:space="preserve">2</w:t>
        </w:r>
      </w:ins>
      <w:r>
        <w:t xml:space="preserve">, Pedro Humberto Lebre1, </w:t>
      </w:r>
      <w:del w:id="100003" w:author="Revision merge (HM+PL)" w:date="2026-09-09T13:15:16Z">
        <w:r>
          <w:delText xml:space="preserve">Raju</w:delText>
        </w:r>
      </w:del>
      <w:ins w:id="100004" w:author="Revision merge (HM+PL)" w:date="2026-09-09T13:15:16Z">
        <w:r>
          <w:t xml:space="preserve">Hermine</w:t>
        </w:r>
      </w:ins>
      <w:r>
        <w:t xml:space="preserve"> </w:t>
      </w:r>
      <w:del w:id="100005" w:author="Revision merge (HM+PL)" w:date="2026-09-09T13:15:16Z">
        <w:r>
          <w:delText xml:space="preserve">Misra2, Timothy D. McHugh3, Sylvia Rofael3, David Lowe3, Hermine</w:delText>
        </w:r>
      </w:del>
      <w:ins w:id="100006" w:author="Revision merge (HM+PL)" w:date="2026-09-09T13:15:16Z">
        <w:r>
          <w:t xml:space="preserve">V</w:t>
        </w:r>
      </w:ins>
      <w:r>
        <w:t xml:space="preserve"> Mkrtchyan1*</w:t>
      </w:r>
    </w:p>
    <w:p>
      <w:pPr>
        <w:pStyle w:val="BodyText"/>
      </w:pPr>
      <w:r>
        <w:t xml:space="preserve">1</w:t>
      </w:r>
      <w:ins w:id="100007" w:author="Revision merge (HM+PL)" w:date="2026-09-09T13:15:16Z">
        <w:r>
          <w:t xml:space="preserve">Centre for Innovation in Genomics and Microbiome Sciences, </w:t>
        </w:r>
      </w:ins>
      <w:r>
        <w:t xml:space="preserve">School of </w:t>
      </w:r>
      <w:del w:id="100008" w:author="Revision merge (HM+PL)" w:date="2026-09-09T13:15:16Z">
        <w:r>
          <w:delText xml:space="preserve">Biomedical</w:delText>
        </w:r>
      </w:del>
      <w:ins w:id="100009" w:author="Revision merge (HM+PL)" w:date="2026-09-09T13:15:16Z">
        <w:r>
          <w:t xml:space="preserve">Medicine</w:t>
        </w:r>
      </w:ins>
      <w:r>
        <w:t xml:space="preserve"> </w:t>
      </w:r>
      <w:del w:id="100010" w:author="Revision merge (HM+PL)" w:date="2026-09-09T13:15:16Z">
        <w:r>
          <w:delText xml:space="preserve">Science,</w:delText>
        </w:r>
      </w:del>
      <w:ins w:id="100011" w:author="Revision merge (HM+PL)" w:date="2026-09-09T13:15:16Z">
        <w:r>
          <w:t xml:space="preserve">and Bioscience,</w:t>
        </w:r>
      </w:ins>
      <w:r>
        <w:t xml:space="preserve"> University of West London, London, United Kingdom 2</w:t>
      </w:r>
      <w:del w:id="100012" w:author="Revision merge (HM+PL)" w:date="2026-09-09T13:15:16Z">
        <w:r>
          <w:delText xml:space="preserve">UK Health Security Agency, London, United Kingdom 3Centre for Clinical Microbiology, University College London, London, United Kingdom 4</w:delText>
        </w:r>
      </w:del>
      <w:r>
        <w:t xml:space="preserve">Natural History Museum, London, United Kingdom</w:t>
      </w:r>
    </w:p>
    <w:p>
      <w:pPr>
        <w:pStyle w:val="BodyText"/>
      </w:pPr>
      <w:r>
        <w:t xml:space="preserve">*</w:t>
      </w:r>
      <w:r>
        <w:t xml:space="preserve">Correspondence: Hermine Mkrtchyan —</w:t>
      </w:r>
      <w:r>
        <w:t xml:space="preserve"> </w:t>
      </w:r>
      <w:hyperlink r:id="rId9">
        <w:r>
          <w:rPr>
            <w:rStyle w:val="Hyperlink"/>
          </w:rPr>
          <w:t xml:space="preserve">Hermine.Mkrtchyan@uwl.ac.uk</w:t>
        </w:r>
      </w:hyperlink>
    </w:p>
    <w:p>
      <w:pPr>
        <w:pStyle w:val="BodyText"/>
      </w:pPr>
      <w:r>
        <w:t xml:space="preserve">{{TODO: ORCIDs for all authors}}</w:t>
      </w:r>
    </w:p>
    <w:p>
      <w:r>
        <w:pict>
          <v:rect style="width:0;height:1.5pt" o:hralign="center" o:hrstd="t" o:hr="t"/>
        </w:pict>
      </w:r>
    </w:p>
    <w:bookmarkStart w:id="12" w:name="abstract"/>
    <w:p>
      <w:pPr>
        <w:pStyle w:val="Heading2"/>
      </w:pPr>
      <w:r>
        <w:t xml:space="preserve">Abstract</w:t>
      </w:r>
    </w:p>
    <w:p>
      <w:pPr>
        <w:pStyle w:val="FirstParagraph"/>
      </w:pPr>
      <w:del w:id="100013" w:author="Revision merge (HM+PL)" w:date="2026-09-09T13:15:16Z">
        <w:r>
          <w:rPr>
            <w:b/>
            <w:bCs/>
          </w:rPr>
          <w:delText xml:space="preserve">Motivation.</w:delText>
        </w:r>
      </w:del>
      <w:ins w:id="100014" w:author="Revision merge (HM+PL)" w:date="2026-09-09T13:15:16Z">
        <w:r>
          <w:rPr>
            <w:b/>
            <w:bCs/>
          </w:rPr>
          <w:t xml:space="preserve">Background:</w:t>
        </w:r>
      </w:ins>
      <w:r>
        <w:t xml:space="preserve"> Long-read shotgun metagenomics studies are </w:t>
      </w:r>
      <w:del w:id="100015" w:author="Revision merge (HM+PL)" w:date="2026-09-09T13:15:16Z">
        <w:r>
          <w:delText xml:space="preserve">typically</w:delText>
        </w:r>
      </w:del>
      <w:ins w:id="100016" w:author="Revision merge (HM+PL)" w:date="2026-09-09T13:15:16Z">
        <w:r>
          <w:t xml:space="preserve">often</w:t>
        </w:r>
      </w:ins>
      <w:r>
        <w:t xml:space="preserve"> analysed </w:t>
      </w:r>
      <w:del w:id="100017" w:author="Revision merge (HM+PL)" w:date="2026-09-09T13:15:16Z">
        <w:r>
          <w:delText xml:space="preserve">by</w:delText>
        </w:r>
      </w:del>
      <w:ins w:id="100018" w:author="Revision merge (HM+PL)" w:date="2026-09-09T13:15:16Z">
        <w:r>
          <w:t xml:space="preserve">using</w:t>
        </w:r>
      </w:ins>
      <w:r>
        <w:t xml:space="preserve"> </w:t>
      </w:r>
      <w:del w:id="100019" w:author="Revision merge (HM+PL)" w:date="2026-09-09T13:15:16Z">
        <w:r>
          <w:delText xml:space="preserve">hand-editing</w:delText>
        </w:r>
      </w:del>
      <w:ins w:id="100020" w:author="Revision merge (HM+PL)" w:date="2026-09-09T13:15:16Z">
        <w:r>
          <w:t xml:space="preserve">project-specific</w:t>
        </w:r>
      </w:ins>
      <w:r>
        <w:t xml:space="preserve"> </w:t>
      </w:r>
      <w:del w:id="100021" w:author="Revision merge (HM+PL)" w:date="2026-09-09T13:15:16Z">
        <w:r>
          <w:delText xml:space="preserve">dozens</w:delText>
        </w:r>
      </w:del>
      <w:ins w:id="100022" w:author="Revision merge (HM+PL)" w:date="2026-09-09T13:15:16Z">
        <w:r>
          <w:t xml:space="preserve">collections</w:t>
        </w:r>
      </w:ins>
      <w:r>
        <w:t xml:space="preserve"> of </w:t>
      </w:r>
      <w:ins w:id="100023" w:author="Revision merge (HM+PL)" w:date="2026-09-09T13:15:16Z">
        <w:r>
          <w:t xml:space="preserve">manually edited </w:t>
        </w:r>
      </w:ins>
      <w:r>
        <w:t xml:space="preserve">R </w:t>
      </w:r>
      <w:del w:id="100024" w:author="Revision merge (HM+PL)" w:date="2026-09-09T13:15:16Z">
        <w:r>
          <w:delText xml:space="preserve">scripts</w:delText>
        </w:r>
      </w:del>
      <w:ins w:id="100025" w:author="Revision merge (HM+PL)" w:date="2026-09-09T13:15:16Z">
        <w:r>
          <w:t xml:space="preserve">scripts,</w:t>
        </w:r>
      </w:ins>
      <w:r>
        <w:t xml:space="preserve"> </w:t>
      </w:r>
      <w:del w:id="100026" w:author="Revision merge (HM+PL)" w:date="2026-09-09T13:15:16Z">
        <w:r>
          <w:delText xml:space="preserve">per</w:delText>
        </w:r>
      </w:del>
      <w:ins w:id="100027" w:author="Revision merge (HM+PL)" w:date="2026-09-09T13:15:16Z">
        <w:r>
          <w:t xml:space="preserve">requiring</w:t>
        </w:r>
      </w:ins>
      <w:r>
        <w:t xml:space="preserve"> </w:t>
      </w:r>
      <w:del w:id="100028" w:author="Revision merge (HM+PL)" w:date="2026-09-09T13:15:16Z">
        <w:r>
          <w:delText xml:space="preserve">project</w:delText>
        </w:r>
      </w:del>
      <w:ins w:id="100029" w:author="Revision merge (HM+PL)" w:date="2026-09-09T13:15:16Z">
        <w:r>
          <w:t xml:space="preserve">repeated</w:t>
        </w:r>
      </w:ins>
      <w:r>
        <w:t xml:space="preserve"> </w:t>
      </w:r>
      <w:del w:id="100030" w:author="Revision merge (HM+PL)" w:date="2026-09-09T13:15:16Z">
        <w:r>
          <w:delText xml:space="preserve">—</w:delText>
        </w:r>
      </w:del>
      <w:ins w:id="100031" w:author="Revision merge (HM+PL)" w:date="2026-09-09T13:15:16Z">
        <w:r>
          <w:t xml:space="preserve">modifications</w:t>
        </w:r>
      </w:ins>
      <w:r>
        <w:t xml:space="preserve"> </w:t>
      </w:r>
      <w:del w:id="100032" w:author="Revision merge (HM+PL)" w:date="2026-09-09T13:15:16Z">
        <w:r>
          <w:delText xml:space="preserve">pasting</w:delText>
        </w:r>
      </w:del>
      <w:ins w:id="100033" w:author="Revision merge (HM+PL)" w:date="2026-09-09T13:15:16Z">
        <w:r>
          <w:t xml:space="preserve">of</w:t>
        </w:r>
      </w:ins>
      <w:r>
        <w:t xml:space="preserve"> sample identifiers, </w:t>
      </w:r>
      <w:del w:id="100034" w:author="Revision merge (HM+PL)" w:date="2026-09-09T13:15:16Z">
        <w:r>
          <w:delText xml:space="preserve">patching</w:delText>
        </w:r>
      </w:del>
      <w:ins w:id="100035" w:author="Revision merge (HM+PL)" w:date="2026-09-09T13:15:16Z">
        <w:r>
          <w:t xml:space="preserve">taxonomic</w:t>
        </w:r>
      </w:ins>
      <w:r>
        <w:t xml:space="preserve"> </w:t>
      </w:r>
      <w:del w:id="100036" w:author="Revision merge (HM+PL)" w:date="2026-09-09T13:15:16Z">
        <w:r>
          <w:delText xml:space="preserve">taxonomy strings</w:delText>
        </w:r>
      </w:del>
      <w:ins w:id="100037" w:author="Revision merge (HM+PL)" w:date="2026-09-09T13:15:16Z">
        <w:r>
          <w:t xml:space="preserve">annotations</w:t>
        </w:r>
      </w:ins>
      <w:r>
        <w:t xml:space="preserve"> and </w:t>
      </w:r>
      <w:del w:id="100038" w:author="Revision merge (HM+PL)" w:date="2026-09-09T13:15:16Z">
        <w:r>
          <w:delText xml:space="preserve">copying</w:delText>
        </w:r>
      </w:del>
      <w:ins w:id="100039" w:author="Revision merge (HM+PL)" w:date="2026-09-09T13:15:16Z">
        <w:r>
          <w:t xml:space="preserve">analysis</w:t>
        </w:r>
      </w:ins>
      <w:r>
        <w:t xml:space="preserve"> </w:t>
      </w:r>
      <w:del w:id="100040" w:author="Revision merge (HM+PL)" w:date="2026-09-09T13:15:16Z">
        <w:r>
          <w:delText xml:space="preserve">chunks</w:delText>
        </w:r>
      </w:del>
      <w:ins w:id="100041" w:author="Revision merge (HM+PL)" w:date="2026-09-09T13:15:16Z">
        <w:r>
          <w:t xml:space="preserve">parameters,</w:t>
        </w:r>
      </w:ins>
      <w:r>
        <w:t xml:space="preserve"> </w:t>
      </w:r>
      <w:del w:id="100042" w:author="Revision merge (HM+PL)" w:date="2026-09-09T13:15:16Z">
        <w:r>
          <w:delText xml:space="preserve">between</w:delText>
        </w:r>
      </w:del>
      <w:ins w:id="100043" w:author="Revision merge (HM+PL)" w:date="2026-09-09T13:15:16Z">
        <w:r>
          <w:t xml:space="preserve">or</w:t>
        </w:r>
      </w:ins>
      <w:r>
        <w:t xml:space="preserve"> </w:t>
      </w:r>
      <w:del w:id="100044" w:author="Revision merge (HM+PL)" w:date="2026-09-09T13:15:16Z">
        <w:r>
          <w:delText xml:space="preserve">studies.</w:delText>
        </w:r>
      </w:del>
      <w:ins w:id="100045" w:author="Revision merge (HM+PL)" w:date="2026-09-09T13:15:16Z">
        <w:r>
          <w:t xml:space="preserve">else rely on resource-heavy pipelines that require access to high-performance computing (HPC) infrastructure.</w:t>
        </w:r>
      </w:ins>
      <w:r>
        <w:t xml:space="preserve"> Existing R workflows </w:t>
      </w:r>
      <w:del w:id="100046" w:author="Revision merge (HM+PL)" w:date="2026-09-09T13:15:16Z">
        <w:r>
          <w:delText xml:space="preserve">largely</w:delText>
        </w:r>
      </w:del>
      <w:ins w:id="100047" w:author="Revision merge (HM+PL)" w:date="2026-09-09T13:15:16Z">
        <w:r>
          <w:t xml:space="preserve">predominantly</w:t>
        </w:r>
      </w:ins>
      <w:r>
        <w:t xml:space="preserve"> </w:t>
      </w:r>
      <w:del w:id="100048" w:author="Revision merge (HM+PL)" w:date="2026-09-09T13:15:16Z">
        <w:r>
          <w:delText xml:space="preserve">target</w:delText>
        </w:r>
      </w:del>
      <w:ins w:id="100049" w:author="Revision merge (HM+PL)" w:date="2026-09-09T13:15:16Z">
        <w:r>
          <w:t xml:space="preserve">focus on</w:t>
        </w:r>
      </w:ins>
      <w:r>
        <w:t xml:space="preserve"> short-read amplicon data or </w:t>
      </w:r>
      <w:del w:id="100050" w:author="Revision merge (HM+PL)" w:date="2026-09-09T13:15:16Z">
        <w:r>
          <w:delText xml:space="preserve">a</w:delText>
        </w:r>
      </w:del>
      <w:ins w:id="100051" w:author="Revision merge (HM+PL)" w:date="2026-09-09T13:15:16Z">
        <w:r>
          <w:t xml:space="preserve">isolated</w:t>
        </w:r>
      </w:ins>
      <w:r>
        <w:t xml:space="preserve"> </w:t>
      </w:r>
      <w:del w:id="100052" w:author="Revision merge (HM+PL)" w:date="2026-09-09T13:15:16Z">
        <w:r>
          <w:delText xml:space="preserve">single</w:delText>
        </w:r>
      </w:del>
      <w:ins w:id="100053" w:author="Revision merge (HM+PL)" w:date="2026-09-09T13:15:16Z">
        <w:r>
          <w:t xml:space="preserve">analytical</w:t>
        </w:r>
      </w:ins>
      <w:r>
        <w:t xml:space="preserve"> </w:t>
      </w:r>
      <w:del w:id="100054" w:author="Revision merge (HM+PL)" w:date="2026-09-09T13:15:16Z">
        <w:r>
          <w:delText xml:space="preserve">analysis</w:delText>
        </w:r>
      </w:del>
      <w:ins w:id="100055" w:author="Revision merge (HM+PL)" w:date="2026-09-09T13:15:16Z">
        <w:r>
          <w:t xml:space="preserve">tasks,</w:t>
        </w:r>
      </w:ins>
      <w:r>
        <w:t xml:space="preserve"> </w:t>
      </w:r>
      <w:del w:id="100056" w:author="Revision merge (HM+PL)" w:date="2026-09-09T13:15:16Z">
        <w:r>
          <w:delText xml:space="preserve">(e.g.</w:delText>
        </w:r>
      </w:del>
      <w:ins w:id="100057" w:author="Revision merge (HM+PL)" w:date="2026-09-09T13:15:16Z">
        <w:r>
          <w:t xml:space="preserve">such as</w:t>
        </w:r>
      </w:ins>
      <w:r>
        <w:t xml:space="preserve"> resistome </w:t>
      </w:r>
      <w:del w:id="100058" w:author="Revision merge (HM+PL)" w:date="2026-09-09T13:15:16Z">
        <w:r>
          <w:delText xml:space="preserve">risk scoring),</w:delText>
        </w:r>
      </w:del>
      <w:ins w:id="100059" w:author="Revision merge (HM+PL)" w:date="2026-09-09T13:15:16Z">
        <w:r>
          <w:t xml:space="preserve">profiling,</w:t>
        </w:r>
      </w:ins>
      <w:r>
        <w:t xml:space="preserve"> leaving</w:t>
      </w:r>
      <w:ins w:id="100060" w:author="Revision merge (HM+PL)" w:date="2026-09-09T13:15:16Z">
        <w:r>
          <w:t xml:space="preserve"> a gap in integrated, reproducible and sustainable solutions for</w:t>
        </w:r>
      </w:ins>
      <w:r>
        <w:t xml:space="preserve"> long-read shotgun </w:t>
      </w:r>
      <w:del w:id="100061" w:author="Revision merge (HM+PL)" w:date="2026-09-09T13:15:16Z">
        <w:r>
          <w:delText xml:space="preserve">studies</w:delText>
        </w:r>
      </w:del>
      <w:ins w:id="100062" w:author="Revision merge (HM+PL)" w:date="2026-09-09T13:15:16Z">
        <w:r>
          <w:t xml:space="preserve">metagenomics.</w:t>
        </w:r>
      </w:ins>
      <w:r>
        <w:t xml:space="preserve"> </w:t>
      </w:r>
      <w:del w:id="100063" w:author="Revision merge (HM+PL)" w:date="2026-09-09T13:15:16Z">
        <w:r>
          <w:delText xml:space="preserve">without</w:delText>
        </w:r>
      </w:del>
      <w:ins w:id="100064" w:author="Revision merge (HM+PL)" w:date="2026-09-09T13:15:16Z">
        <w:r>
          <w:t xml:space="preserve">Consequently,</w:t>
        </w:r>
      </w:ins>
      <w:r>
        <w:t xml:space="preserve"> </w:t>
      </w:r>
      <w:del w:id="100065" w:author="Revision merge (HM+PL)" w:date="2026-09-09T13:15:16Z">
        <w:r>
          <w:delText xml:space="preserve">an</w:delText>
        </w:r>
      </w:del>
      <w:ins w:id="100066" w:author="Revision merge (HM+PL)" w:date="2026-09-09T13:15:16Z">
        <w:r>
          <w:t xml:space="preserve">researchers</w:t>
        </w:r>
      </w:ins>
      <w:r>
        <w:t xml:space="preserve"> </w:t>
      </w:r>
      <w:del w:id="100067" w:author="Revision merge (HM+PL)" w:date="2026-09-09T13:15:16Z">
        <w:r>
          <w:delText xml:space="preserve">integrated,</w:delText>
        </w:r>
      </w:del>
      <w:ins w:id="100068" w:author="Revision merge (HM+PL)" w:date="2026-09-09T13:15:16Z">
        <w:r>
          <w:t xml:space="preserve">frequently</w:t>
        </w:r>
      </w:ins>
      <w:r>
        <w:t xml:space="preserve"> </w:t>
      </w:r>
      <w:del w:id="100069" w:author="Revision merge (HM+PL)" w:date="2026-09-09T13:15:16Z">
        <w:r>
          <w:delText xml:space="preserve">configuration-driven</w:delText>
        </w:r>
      </w:del>
      <w:ins w:id="100070" w:author="Revision merge (HM+PL)" w:date="2026-09-09T13:15:16Z">
        <w:r>
          <w:t xml:space="preserve">rely</w:t>
        </w:r>
      </w:ins>
      <w:r>
        <w:t xml:space="preserve"> </w:t>
      </w:r>
      <w:del w:id="100071" w:author="Revision merge (HM+PL)" w:date="2026-09-09T13:15:16Z">
        <w:r>
          <w:delText xml:space="preserve">option.</w:delText>
        </w:r>
      </w:del>
      <w:ins w:id="100072" w:author="Revision merge (HM+PL)" w:date="2026-09-09T13:15:16Z">
        <w:r>
          <w:t xml:space="preserve">on ad hoc scripting approaches that limit scalability, standardisation and reproducibility for efficient cross-study comparison.</w:t>
        </w:r>
      </w:ins>
    </w:p>
    <w:p>
      <w:pPr>
        <w:pStyle w:val="BodyText"/>
      </w:pPr>
      <w:del w:id="100073" w:author="Revision merge (HM+PL)" w:date="2026-09-09T13:15:16Z">
        <w:r>
          <w:rPr>
            <w:b/>
            <w:bCs/>
          </w:rPr>
          <w:delText xml:space="preserve">Results.</w:delText>
        </w:r>
      </w:del>
      <w:ins w:id="100074" w:author="Revision merge (HM+PL)" w:date="2026-09-09T13:15:16Z">
        <w:r>
          <w:rPr>
            <w:b/>
            <w:bCs/>
          </w:rPr>
          <w:t xml:space="preserve">Results:</w:t>
        </w:r>
      </w:ins>
      <w:r>
        <w:t xml:space="preserve"> We present </w:t>
      </w:r>
      <w:r>
        <w:rPr>
          <w:b/>
          <w:bCs/>
        </w:rPr>
        <w:t xml:space="preserve">MERIDIAN</w:t>
      </w:r>
      <w:r>
        <w:t xml:space="preserve"> (</w:t>
      </w:r>
      <w:r>
        <w:rPr>
          <w:i/>
          <w:iCs/>
        </w:rPr>
        <w:t xml:space="preserve">Metagenomic Evaluation of Resistance, Identity &amp; Diversity through Integrated Analysis of Nanopore sequencing</w:t>
      </w:r>
      <w:r>
        <w:t xml:space="preserve">), a modular R workflow </w:t>
      </w:r>
      <w:del w:id="100075" w:author="Revision merge (HM+PL)" w:date="2026-09-09T13:15:16Z">
        <w:r>
          <w:delText xml:space="preserve">that</w:delText>
        </w:r>
      </w:del>
      <w:ins w:id="100076" w:author="Revision merge (HM+PL)" w:date="2026-09-09T13:15:16Z">
        <w:r>
          <w:t xml:space="preserve">designed</w:t>
        </w:r>
      </w:ins>
      <w:r>
        <w:t xml:space="preserve"> </w:t>
      </w:r>
      <w:del w:id="100077" w:author="Revision merge (HM+PL)" w:date="2026-09-09T13:15:16Z">
        <w:r>
          <w:delText xml:space="preserve">consumes</w:delText>
        </w:r>
      </w:del>
      <w:ins w:id="100078" w:author="Revision merge (HM+PL)" w:date="2026-09-09T13:15:16Z">
        <w:r>
          <w:t xml:space="preserve">to standardise and automate downstream analysis of long-read metagenomic sequencing datasets. By consolidating outputs from multiple</w:t>
        </w:r>
      </w:ins>
      <w:r>
        <w:t xml:space="preserve"> bioinformatics </w:t>
      </w:r>
      <w:del w:id="100079" w:author="Revision merge (HM+PL)" w:date="2026-09-09T13:15:16Z">
        <w:r>
          <w:delText xml:space="preserve">tools</w:delText>
        </w:r>
      </w:del>
      <w:ins w:id="100080" w:author="Revision merge (HM+PL)" w:date="2026-09-09T13:15:16Z">
        <w:r>
          <w:t xml:space="preserve">tools,</w:t>
        </w:r>
      </w:ins>
      <w:r>
        <w:t xml:space="preserve"> </w:t>
      </w:r>
      <w:del w:id="100081" w:author="Revision merge (HM+PL)" w:date="2026-09-09T13:15:16Z">
        <w:r>
          <w:delText xml:space="preserve">outputs</w:delText>
        </w:r>
      </w:del>
      <w:ins w:id="100082" w:author="Revision merge (HM+PL)" w:date="2026-09-09T13:15:16Z">
        <w:r>
          <w:t xml:space="preserve">MERIDIAN</w:t>
        </w:r>
      </w:ins>
      <w:r>
        <w:t xml:space="preserve"> </w:t>
      </w:r>
      <w:del w:id="100083" w:author="Revision merge (HM+PL)" w:date="2026-09-09T13:15:16Z">
        <w:r>
          <w:delText xml:space="preserve">and produces</w:delText>
        </w:r>
      </w:del>
      <w:ins w:id="100084" w:author="Revision merge (HM+PL)" w:date="2026-09-09T13:15:16Z">
        <w:r>
          <w:t xml:space="preserve">delivers</w:t>
        </w:r>
      </w:ins>
      <w:r>
        <w:t xml:space="preserve"> a </w:t>
      </w:r>
      <w:del w:id="100085" w:author="Revision merge (HM+PL)" w:date="2026-09-09T13:15:16Z">
        <w:r>
          <w:delText xml:space="preserve">single</w:delText>
        </w:r>
      </w:del>
      <w:ins w:id="100086" w:author="Revision merge (HM+PL)" w:date="2026-09-09T13:15:16Z">
        <w:r>
          <w:t xml:space="preserve">comprehensive</w:t>
        </w:r>
      </w:ins>
      <w:r>
        <w:t xml:space="preserve"> Quarto HTML dashboard, publication-ready </w:t>
      </w:r>
      <w:del w:id="100087" w:author="Revision merge (HM+PL)" w:date="2026-09-09T13:15:16Z">
        <w:r>
          <w:delText xml:space="preserve">composite </w:delText>
        </w:r>
      </w:del>
      <w:r>
        <w:t xml:space="preserve">figures and </w:t>
      </w:r>
      <w:del w:id="100088" w:author="Revision merge (HM+PL)" w:date="2026-09-09T13:15:16Z">
        <w:r>
          <w:delText xml:space="preserve">a </w:delText>
        </w:r>
      </w:del>
      <w:r>
        <w:t xml:space="preserve">supplementary </w:t>
      </w:r>
      <w:del w:id="100089" w:author="Revision merge (HM+PL)" w:date="2026-09-09T13:15:16Z">
        <w:r>
          <w:delText xml:space="preserve">tables</w:delText>
        </w:r>
      </w:del>
      <w:ins w:id="100090" w:author="Revision merge (HM+PL)" w:date="2026-09-09T13:15:16Z">
        <w:r>
          <w:t xml:space="preserve">result</w:t>
        </w:r>
      </w:ins>
      <w:r>
        <w:t xml:space="preserve"> </w:t>
      </w:r>
      <w:del w:id="100091" w:author="Revision merge (HM+PL)" w:date="2026-09-09T13:15:16Z">
        <w:r>
          <w:delText xml:space="preserve">workbook.</w:delText>
        </w:r>
      </w:del>
      <w:ins w:id="100092" w:author="Revision merge (HM+PL)" w:date="2026-09-09T13:15:16Z">
        <w:r>
          <w:t xml:space="preserve">tables.</w:t>
        </w:r>
      </w:ins>
      <w:r>
        <w:t xml:space="preserve"> The workflow </w:t>
      </w:r>
      <w:del w:id="100093" w:author="Revision merge (HM+PL)" w:date="2026-09-09T13:15:16Z">
        <w:r>
          <w:delText xml:space="preserve">covers</w:delText>
        </w:r>
      </w:del>
      <w:ins w:id="100094" w:author="Revision merge (HM+PL)" w:date="2026-09-09T13:15:16Z">
        <w:r>
          <w:t xml:space="preserve">supports end-to-end metagenomic characterisation, encompassing</w:t>
        </w:r>
      </w:ins>
      <w:r>
        <w:t xml:space="preserve"> decontamination, TPM normalisation, </w:t>
      </w:r>
      <w:del w:id="100095" w:author="Revision merge (HM+PL)" w:date="2026-09-09T13:15:16Z">
        <w:r>
          <w:delText xml:space="preserve">taxonomy,</w:delText>
        </w:r>
      </w:del>
      <w:ins w:id="100096" w:author="Revision merge (HM+PL)" w:date="2026-09-09T13:15:16Z">
        <w:r>
          <w:t xml:space="preserve">taxonomic</w:t>
        </w:r>
      </w:ins>
      <w:r>
        <w:t xml:space="preserve"> </w:t>
      </w:r>
      <w:del w:id="100097" w:author="Revision merge (HM+PL)" w:date="2026-09-09T13:15:16Z">
        <w:r>
          <w:delText xml:space="preserve">alpha/beta</w:delText>
        </w:r>
      </w:del>
      <w:ins w:id="100098" w:author="Revision merge (HM+PL)" w:date="2026-09-09T13:15:16Z">
        <w:r>
          <w:t xml:space="preserve">profiling, alpha and beta</w:t>
        </w:r>
      </w:ins>
      <w:r>
        <w:t xml:space="preserve"> diversity</w:t>
      </w:r>
      <w:ins w:id="100099" w:author="Revision merge (HM+PL)" w:date="2026-09-09T13:15:16Z">
        <w:r>
          <w:t xml:space="preserve"> analysis</w:t>
        </w:r>
      </w:ins>
      <w:r>
        <w:t xml:space="preserve"> with PERMANOVA, two-level ALDEx2 differential </w:t>
      </w:r>
      <w:del w:id="100100" w:author="Revision merge (HM+PL)" w:date="2026-09-09T13:15:16Z">
        <w:r>
          <w:delText xml:space="preserve">abundance,</w:delText>
        </w:r>
      </w:del>
      <w:ins w:id="100101" w:author="Revision merge (HM+PL)" w:date="2026-09-09T13:15:16Z">
        <w:r>
          <w:t xml:space="preserve">abundance</w:t>
        </w:r>
      </w:ins>
      <w:r>
        <w:t xml:space="preserve"> </w:t>
      </w:r>
      <w:del w:id="100102" w:author="Revision merge (HM+PL)" w:date="2026-09-09T13:15:16Z">
        <w:r>
          <w:delText xml:space="preserve">resistome, virulome,</w:delText>
        </w:r>
      </w:del>
      <w:ins w:id="100103" w:author="Revision merge (HM+PL)" w:date="2026-09-09T13:15:16Z">
        <w:r>
          <w:t xml:space="preserve">testing,</w:t>
        </w:r>
      </w:ins>
      <w:r>
        <w:t xml:space="preserve"> and </w:t>
      </w:r>
      <w:del w:id="100104" w:author="Revision merge (HM+PL)" w:date="2026-09-09T13:15:16Z">
        <w:r>
          <w:delText xml:space="preserve">mobilome</w:delText>
        </w:r>
      </w:del>
      <w:ins w:id="100105" w:author="Revision merge (HM+PL)" w:date="2026-09-09T13:15:16Z">
        <w:r>
          <w:t xml:space="preserve">functional</w:t>
        </w:r>
      </w:ins>
      <w:r>
        <w:t xml:space="preserve"> </w:t>
      </w:r>
      <w:del w:id="100106" w:author="Revision merge (HM+PL)" w:date="2026-09-09T13:15:16Z">
        <w:r>
          <w:delText xml:space="preserve">profiling,</w:delText>
        </w:r>
      </w:del>
      <w:ins w:id="100107" w:author="Revision merge (HM+PL)" w:date="2026-09-09T13:15:16Z">
        <w:r>
          <w:t xml:space="preserve">profiling of antimicrobial resistance (AMR), virulence</w:t>
        </w:r>
      </w:ins>
      <w:r>
        <w:t xml:space="preserve"> and</w:t>
      </w:r>
      <w:ins w:id="100108" w:author="Revision merge (HM+PL)" w:date="2026-09-09T13:15:16Z">
        <w:r>
          <w:t xml:space="preserve"> mobile genetic element repertoires. In addition, MERIDIAN infers</w:t>
        </w:r>
      </w:ins>
      <w:r>
        <w:t xml:space="preserve"> a tripartite sample × taxon × gene </w:t>
      </w:r>
      <w:del w:id="100109" w:author="Revision merge (HM+PL)" w:date="2026-09-09T13:15:16Z">
        <w:r>
          <w:delText xml:space="preserve">network</w:delText>
        </w:r>
      </w:del>
      <w:ins w:id="100110" w:author="Revision merge (HM+PL)" w:date="2026-09-09T13:15:16Z">
        <w:r>
          <w:t xml:space="preserve">network,</w:t>
        </w:r>
      </w:ins>
      <w:r>
        <w:t xml:space="preserve"> </w:t>
      </w:r>
      <w:del w:id="100111" w:author="Revision merge (HM+PL)" w:date="2026-09-09T13:15:16Z">
        <w:r>
          <w:delText xml:space="preserve">reconstruction.</w:delText>
        </w:r>
      </w:del>
      <w:ins w:id="100112" w:author="Revision merge (HM+PL)" w:date="2026-09-09T13:15:16Z">
        <w:r>
          <w:t xml:space="preserve">enabling</w:t>
        </w:r>
      </w:ins>
      <w:r>
        <w:t xml:space="preserve"> </w:t>
      </w:r>
      <w:del w:id="100113" w:author="Revision merge (HM+PL)" w:date="2026-09-09T13:15:16Z">
        <w:r>
          <w:delText xml:space="preserve">A</w:delText>
        </w:r>
      </w:del>
      <w:ins w:id="100114" w:author="Revision merge (HM+PL)" w:date="2026-09-09T13:15:16Z">
        <w:r>
          <w:t xml:space="preserve">integrated</w:t>
        </w:r>
      </w:ins>
      <w:r>
        <w:t xml:space="preserve"> </w:t>
      </w:r>
      <w:del w:id="100115" w:author="Revision merge (HM+PL)" w:date="2026-09-09T13:15:16Z">
        <w:r>
          <w:delText xml:space="preserve">study</w:delText>
        </w:r>
      </w:del>
      <w:ins w:id="100116" w:author="Revision merge (HM+PL)" w:date="2026-09-09T13:15:16Z">
        <w:r>
          <w:t xml:space="preserve">interrogation of taxonomic composition and functional gene distributions. Workflow execution</w:t>
        </w:r>
      </w:ins>
      <w:r>
        <w:t xml:space="preserve"> is </w:t>
      </w:r>
      <w:del w:id="100117" w:author="Revision merge (HM+PL)" w:date="2026-09-09T13:15:16Z">
        <w:r>
          <w:delText xml:space="preserve">parameterised</w:delText>
        </w:r>
      </w:del>
      <w:ins w:id="100118" w:author="Revision merge (HM+PL)" w:date="2026-09-09T13:15:16Z">
        <w:r>
          <w:t xml:space="preserve">controlled</w:t>
        </w:r>
      </w:ins>
      <w:r>
        <w:t xml:space="preserve"> </w:t>
      </w:r>
      <w:del w:id="100119" w:author="Revision merge (HM+PL)" w:date="2026-09-09T13:15:16Z">
        <w:r>
          <w:delText xml:space="preserve">by</w:delText>
        </w:r>
      </w:del>
      <w:ins w:id="100120" w:author="Revision merge (HM+PL)" w:date="2026-09-09T13:15:16Z">
        <w:r>
          <w:t xml:space="preserve">through</w:t>
        </w:r>
      </w:ins>
      <w:r>
        <w:t xml:space="preserve"> a single YAML </w:t>
      </w:r>
      <w:del w:id="100121" w:author="Revision merge (HM+PL)" w:date="2026-09-09T13:15:16Z">
        <w:r>
          <w:delText xml:space="preserve">file;</w:delText>
        </w:r>
      </w:del>
      <w:ins w:id="100122" w:author="Revision merge (HM+PL)" w:date="2026-09-09T13:15:16Z">
        <w:r>
          <w:t xml:space="preserve">configuration</w:t>
        </w:r>
      </w:ins>
      <w:r>
        <w:t xml:space="preserve"> </w:t>
      </w:r>
      <w:del w:id="100123" w:author="Revision merge (HM+PL)" w:date="2026-09-09T13:15:16Z">
        <w:r>
          <w:delText xml:space="preserve">module</w:delText>
        </w:r>
      </w:del>
      <w:ins w:id="100124" w:author="Revision merge (HM+PL)" w:date="2026-09-09T13:15:16Z">
        <w:r>
          <w:t xml:space="preserve">file,</w:t>
        </w:r>
      </w:ins>
      <w:r>
        <w:t xml:space="preserve"> </w:t>
      </w:r>
      <w:del w:id="100125" w:author="Revision merge (HM+PL)" w:date="2026-09-09T13:15:16Z">
        <w:r>
          <w:delText xml:space="preserve">code</w:delText>
        </w:r>
      </w:del>
      <w:ins w:id="100126" w:author="Revision merge (HM+PL)" w:date="2026-09-09T13:15:16Z">
        <w:r>
          <w:t xml:space="preserve">ensuring</w:t>
        </w:r>
      </w:ins>
      <w:r>
        <w:t xml:space="preserve"> </w:t>
      </w:r>
      <w:del w:id="100127" w:author="Revision merge (HM+PL)" w:date="2026-09-09T13:15:16Z">
        <w:r>
          <w:delText xml:space="preserve">is</w:delText>
        </w:r>
      </w:del>
      <w:ins w:id="100128" w:author="Revision merge (HM+PL)" w:date="2026-09-09T13:15:16Z">
        <w:r>
          <w:t xml:space="preserve">reproducible</w:t>
        </w:r>
      </w:ins>
      <w:r>
        <w:t xml:space="preserve"> </w:t>
      </w:r>
      <w:del w:id="100129" w:author="Revision merge (HM+PL)" w:date="2026-09-09T13:15:16Z">
        <w:r>
          <w:delText xml:space="preserve">not</w:delText>
        </w:r>
      </w:del>
      <w:ins w:id="100130" w:author="Revision merge (HM+PL)" w:date="2026-09-09T13:15:16Z">
        <w:r>
          <w:t xml:space="preserve">execution</w:t>
        </w:r>
      </w:ins>
      <w:r>
        <w:t xml:space="preserve"> </w:t>
      </w:r>
      <w:del w:id="100131" w:author="Revision merge (HM+PL)" w:date="2026-09-09T13:15:16Z">
        <w:r>
          <w:delText xml:space="preserve">edited</w:delText>
        </w:r>
      </w:del>
      <w:ins w:id="100132" w:author="Revision merge (HM+PL)" w:date="2026-09-09T13:15:16Z">
        <w:r>
          <w:t xml:space="preserve">without</w:t>
        </w:r>
      </w:ins>
      <w:r>
        <w:t xml:space="preserve"> </w:t>
      </w:r>
      <w:del w:id="100133" w:author="Revision merge (HM+PL)" w:date="2026-09-09T13:15:16Z">
        <w:r>
          <w:delText xml:space="preserve">per</w:delText>
        </w:r>
      </w:del>
      <w:ins w:id="100134" w:author="Revision merge (HM+PL)" w:date="2026-09-09T13:15:16Z">
        <w:r>
          <w:t xml:space="preserve">modification</w:t>
        </w:r>
      </w:ins>
      <w:r>
        <w:t xml:space="preserve"> </w:t>
      </w:r>
      <w:del w:id="100135" w:author="Revision merge (HM+PL)" w:date="2026-09-09T13:15:16Z">
        <w:r>
          <w:delText xml:space="preserve">project,</w:delText>
        </w:r>
      </w:del>
      <w:ins w:id="100136" w:author="Revision merge (HM+PL)" w:date="2026-09-09T13:15:16Z">
        <w:r>
          <w:t xml:space="preserve">of</w:t>
        </w:r>
      </w:ins>
      <w:r>
        <w:t xml:space="preserve"> </w:t>
      </w:r>
      <w:del w:id="100137" w:author="Revision merge (HM+PL)" w:date="2026-09-09T13:15:16Z">
        <w:r>
          <w:delText xml:space="preserve">and</w:delText>
        </w:r>
      </w:del>
      <w:ins w:id="100138" w:author="Revision merge (HM+PL)" w:date="2026-09-09T13:15:16Z">
        <w:r>
          <w:t xml:space="preserve">source</w:t>
        </w:r>
      </w:ins>
      <w:r>
        <w:t xml:space="preserve"> </w:t>
      </w:r>
      <w:del w:id="100139" w:author="Revision merge (HM+PL)" w:date="2026-09-09T13:15:16Z">
        <w:r>
          <w:delText xml:space="preserve">every</w:delText>
        </w:r>
      </w:del>
      <w:ins w:id="100140" w:author="Revision merge (HM+PL)" w:date="2026-09-09T13:15:16Z">
        <w:r>
          <w:t xml:space="preserve">code.</w:t>
        </w:r>
      </w:ins>
      <w:r>
        <w:t xml:space="preserve"> </w:t>
      </w:r>
      <w:del w:id="100141" w:author="Revision merge (HM+PL)" w:date="2026-09-09T13:15:16Z">
        <w:r>
          <w:delText xml:space="preserve">run</w:delText>
        </w:r>
      </w:del>
      <w:ins w:id="100142" w:author="Revision merge (HM+PL)" w:date="2026-09-09T13:15:16Z">
        <w:r>
          <w:t xml:space="preserve">Each</w:t>
        </w:r>
      </w:ins>
      <w:r>
        <w:t xml:space="preserve"> </w:t>
      </w:r>
      <w:del w:id="100143" w:author="Revision merge (HM+PL)" w:date="2026-09-09T13:15:16Z">
        <w:r>
          <w:delText xml:space="preserve">emits</w:delText>
        </w:r>
      </w:del>
      <w:ins w:id="100144" w:author="Revision merge (HM+PL)" w:date="2026-09-09T13:15:16Z">
        <w:r>
          <w:t xml:space="preserve">analysis automatically generates</w:t>
        </w:r>
      </w:ins>
      <w:r>
        <w:t xml:space="preserve"> a </w:t>
      </w:r>
      <w:r>
        <w:rPr>
          <w:rStyle w:val="VerbatimChar"/>
        </w:rPr>
        <w:t xml:space="preserve">manifest.json</w:t>
      </w:r>
      <w:r>
        <w:t xml:space="preserve"> artefact </w:t>
      </w:r>
      <w:del w:id="100145" w:author="Revision merge (HM+PL)" w:date="2026-09-09T13:15:16Z">
        <w:r>
          <w:delText xml:space="preserve">catalogue</w:delText>
        </w:r>
      </w:del>
      <w:ins w:id="100146" w:author="Revision merge (HM+PL)" w:date="2026-09-09T13:15:16Z">
        <w:r>
          <w:t xml:space="preserve">catalogue,</w:t>
        </w:r>
      </w:ins>
      <w:r>
        <w:t xml:space="preserve"> </w:t>
      </w:r>
      <w:del w:id="100147" w:author="Revision merge (HM+PL)" w:date="2026-09-09T13:15:16Z">
        <w:r>
          <w:delText xml:space="preserve">for</w:delText>
        </w:r>
      </w:del>
      <w:ins w:id="100148" w:author="Revision merge (HM+PL)" w:date="2026-09-09T13:15:16Z">
        <w:r>
          <w:t xml:space="preserve">thereby supporting reproducibility and</w:t>
        </w:r>
      </w:ins>
      <w:r>
        <w:t xml:space="preserve"> downstream </w:t>
      </w:r>
      <w:ins w:id="100149" w:author="Revision merge (HM+PL)" w:date="2026-09-09T13:15:16Z">
        <w:r>
          <w:t xml:space="preserve">computational </w:t>
        </w:r>
      </w:ins>
      <w:r>
        <w:t xml:space="preserve">integration.</w:t>
      </w:r>
    </w:p>
    <w:p>
      <w:pPr>
        <w:pStyle w:val="BodyText"/>
      </w:pPr>
      <w:r>
        <w:rPr>
          <w:b/>
          <w:bCs/>
        </w:rPr>
        <w:t xml:space="preserve">Availability and Implementation.</w:t>
      </w:r>
      <w:r>
        <w:t xml:space="preserve"> </w:t>
      </w:r>
      <w:ins w:id="100150" w:author="Revision merge (HM+PL)" w:date="2026-09-09T13:15:16Z">
        <w:r>
          <w:t xml:space="preserve">MERIDIAN is implemented in R and distributed under the MIT licence. </w:t>
        </w:r>
      </w:ins>
      <w:r>
        <w:t xml:space="preserve">Source</w:t>
      </w:r>
      <w:ins w:id="100151" w:author="Revision merge (HM+PL)" w:date="2026-09-09T13:15:16Z">
        <w:r>
          <w:t xml:space="preserve"> code and documentation are available</w:t>
        </w:r>
      </w:ins>
      <w:r>
        <w:t xml:space="preserve"> at </w:t>
      </w:r>
      <w:r>
        <w:rPr>
          <w:rStyle w:val="Hyperlink"/>
        </w:rPr>
        <w:t xml:space="preserve">https://github.com/Julio92-C/Metagenomics_pipeline_automation</w:t>
      </w:r>
      <w:del w:id="100152" w:author="Revision merge (HM+PL)" w:date="2026-09-09T13:15:16Z">
        <w:r>
          <w:delText xml:space="preserve"> (MIT).</w:delText>
        </w:r>
      </w:del>
      <w:ins w:id="100153" w:author="Revision merge (HM+PL)" w:date="2026-09-09T13:15:16Z">
        <w:r>
          <w:t xml:space="preserve">.</w:t>
        </w:r>
      </w:ins>
      <w:r>
        <w:t xml:space="preserve"> This note describes release </w:t>
      </w:r>
      <w:r>
        <w:rPr>
          <w:b/>
          <w:bCs/>
        </w:rPr>
        <w:t xml:space="preserve">v0.1.0</w:t>
      </w:r>
      <w:r>
        <w:t xml:space="preserve"> (</w:t>
      </w:r>
      <w:r>
        <w:rPr>
          <w:rStyle w:val="Hyperlink"/>
        </w:rPr>
        <w:t xml:space="preserve">https://github.com/Julio92-C/Metagenomics_pipeline_automation/releases/tag/v0.1.0</w:t>
      </w:r>
      <w:r>
        <w:t xml:space="preserve">). </w:t>
      </w:r>
      <w:del w:id="100154" w:author="Revision merge (HM+PL)" w:date="2026-09-09T13:15:16Z">
        <w:r>
          <w:delText xml:space="preserve">Run</w:delText>
        </w:r>
      </w:del>
      <w:ins w:id="100155" w:author="Revision merge (HM+PL)" w:date="2026-09-09T13:15:16Z">
        <w:r>
          <w:t xml:space="preserve">Reproducible execution is supported through the R environment package </w:t>
        </w:r>
      </w:ins>
      <w:ins w:id="100156" w:author="Revision merge (HM+PL)" w:date="2026-09-09T13:15:16Z">
        <w:r>
          <w:rPr>
            <w:rStyle w:val="VerbatimChar"/>
          </w:rPr>
          <w:t xml:space="preserve">renv</w:t>
        </w:r>
      </w:ins>
      <w:ins w:id="100157" w:author="Revision merge (HM+PL)" w:date="2026-09-09T13:15:16Z">
        <w:r>
          <w:t xml:space="preserve">; after restoring dependencies</w:t>
        </w:r>
      </w:ins>
      <w:r>
        <w:t xml:space="preserve"> with </w:t>
      </w:r>
      <w:del w:id="100158" w:author="Revision merge (HM+PL)" w:date="2026-09-09T13:15:16Z">
        <w:r>
          <w:rPr>
            <w:rStyle w:val="VerbatimChar"/>
          </w:rPr>
          <w:delText xml:space="preserve">git</w:delText>
        </w:r>
      </w:del>
      <w:ins w:id="100159" w:author="Revision merge (HM+PL)" w:date="2026-09-09T13:15:16Z">
        <w:r>
          <w:rPr>
            <w:rStyle w:val="VerbatimChar"/>
          </w:rPr>
          <w:t xml:space="preserve">renv::restore()</w:t>
        </w:r>
      </w:ins>
      <w:ins w:id="100160" w:author="Revision merge (HM+PL)" w:date="2026-09-09T13:15:16Z">
        <w:r>
          <w:t xml:space="preserve">,</w:t>
        </w:r>
      </w:ins>
      <w:r>
        <w:t xml:space="preserve"> </w:t>
      </w:r>
      <w:del w:id="100161" w:author="Revision merge (HM+PL)" w:date="2026-09-09T13:15:16Z">
        <w:r>
          <w:rPr>
            <w:rStyle w:val="VerbatimChar"/>
          </w:rPr>
          <w:delText xml:space="preserve">clone</w:delText>
        </w:r>
      </w:del>
      <w:ins w:id="100162" w:author="Revision merge (HM+PL)" w:date="2026-09-09T13:15:16Z">
        <w:r>
          <w:t xml:space="preserve">the</w:t>
        </w:r>
      </w:ins>
      <w:r>
        <w:t xml:space="preserve"> </w:t>
      </w:r>
      <w:del w:id="100163" w:author="Revision merge (HM+PL)" w:date="2026-09-09T13:15:16Z">
        <w:r>
          <w:rPr>
            <w:rStyle w:val="VerbatimChar"/>
          </w:rPr>
          <w:delText xml:space="preserve">--branch</w:delText>
        </w:r>
      </w:del>
      <w:ins w:id="100164" w:author="Revision merge (HM+PL)" w:date="2026-09-09T13:15:16Z">
        <w:r>
          <w:t xml:space="preserve">pipeline</w:t>
        </w:r>
      </w:ins>
      <w:r>
        <w:t xml:space="preserve"> </w:t>
      </w:r>
      <w:del w:id="100165" w:author="Revision merge (HM+PL)" w:date="2026-09-09T13:15:16Z">
        <w:r>
          <w:rPr>
            <w:rStyle w:val="VerbatimChar"/>
          </w:rPr>
          <w:delText xml:space="preserve">v0.1.0</w:delText>
        </w:r>
      </w:del>
      <w:ins w:id="100166" w:author="Revision merge (HM+PL)" w:date="2026-09-09T13:15:16Z">
        <w:r>
          <w:t xml:space="preserve">is</w:t>
        </w:r>
      </w:ins>
      <w:r>
        <w:t xml:space="preserve"> </w:t>
      </w:r>
      <w:del w:id="100167" w:author="Revision merge (HM+PL)" w:date="2026-09-09T13:15:16Z">
        <w:r>
          <w:rPr>
            <w:rStyle w:val="VerbatimChar"/>
          </w:rPr>
          <w:delText xml:space="preserve">&lt;repo&gt;</w:delText>
        </w:r>
      </w:del>
      <w:ins w:id="100168" w:author="Revision merge (HM+PL)" w:date="2026-09-09T13:15:16Z">
        <w:r>
          <w:t xml:space="preserve">launched</w:t>
        </w:r>
      </w:ins>
      <w:r>
        <w:t xml:space="preserve"> </w:t>
      </w:r>
      <w:del w:id="100169" w:author="Revision merge (HM+PL)" w:date="2026-09-09T13:15:16Z">
        <w:r>
          <w:rPr>
            <w:rStyle w:val="VerbatimChar"/>
          </w:rPr>
          <w:delText xml:space="preserve">&amp;&amp;</w:delText>
        </w:r>
      </w:del>
      <w:ins w:id="100170" w:author="Revision merge (HM+PL)" w:date="2026-09-09T13:15:16Z">
        <w:r>
          <w:t xml:space="preserve">with</w:t>
        </w:r>
      </w:ins>
      <w:r>
        <w:t xml:space="preserve"> </w:t>
      </w:r>
      <w:r>
        <w:rPr>
          <w:rStyle w:val="VerbatimChar"/>
        </w:rPr>
        <w:t xml:space="preserve">Rscript run_pipeline.R config.yaml</w:t>
      </w:r>
      <w:del w:id="100171" w:author="Revision merge (HM+PL)" w:date="2026-09-09T13:15:16Z">
        <w:r>
          <w:delText xml:space="preserve"> after </w:delText>
        </w:r>
      </w:del>
      <w:del w:id="100172" w:author="Revision merge (HM+PL)" w:date="2026-09-09T13:15:16Z">
        <w:r>
          <w:rPr>
            <w:rStyle w:val="VerbatimChar"/>
          </w:rPr>
          <w:delText xml:space="preserve">renv::restore()</w:delText>
        </w:r>
      </w:del>
      <w:r>
        <w:t xml:space="preserve">.</w:t>
      </w:r>
    </w:p>
    <w:p>
      <w:pPr>
        <w:pStyle w:val="BodyText"/>
      </w:pPr>
      <w:del w:id="100173" w:author="Revision merge (HM+PL)" w:date="2026-09-09T13:15:16Z">
        <w:r>
          <w:rPr>
            <w:b/>
            <w:bCs/>
          </w:rPr>
          <w:delText xml:space="preserve">Contact.</w:delText>
        </w:r>
      </w:del>
      <w:ins w:id="100174" w:author="Revision merge (HM+PL)" w:date="2026-09-09T13:15:16Z">
        <w:r>
          <w:rPr>
            <w:b/>
            <w:bCs/>
          </w:rPr>
          <w:t xml:space="preserve">Corresponding author:</w:t>
        </w:r>
      </w:ins>
      <w:r>
        <w:t xml:space="preserve"> </w:t>
      </w:r>
      <w:r>
        <w:rPr>
          <w:rStyle w:val="Hyperlink"/>
        </w:rPr>
        <w:t xml:space="preserve">Hermine.Mkrtchyan@uwl.ac.uk</w:t>
      </w:r>
    </w:p>
    <w:p>
      <w:r>
        <w:pict>
          <v:rect style="width:0;height:1.5pt" o:hralign="center" o:hrstd="t" o:hr="t"/>
        </w:pict>
      </w:r>
    </w:p>
    <w:bookmarkEnd w:id="12"/>
    <w:bookmarkStart w:id="13" w:name="Xe3d0fc0bea9a42ce7605565d0964033d7f6ee47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Long-read shotgun </w:t>
      </w:r>
      <w:del w:id="100175" w:author="Revision merge (HM+PL)" w:date="2026-09-09T13:15:16Z">
        <w:r>
          <w:delText xml:space="preserve">metagenomics</w:delText>
        </w:r>
      </w:del>
      <w:ins w:id="100176" w:author="Revision merge (HM+PL)" w:date="2026-09-09T13:15:16Z">
        <w:r>
          <w:t xml:space="preserve">metagenomics,</w:t>
        </w:r>
      </w:ins>
      <w:r>
        <w:t xml:space="preserve"> </w:t>
      </w:r>
      <w:del w:id="100177" w:author="Revision merge (HM+PL)" w:date="2026-09-09T13:15:16Z">
        <w:r>
          <w:delText xml:space="preserve">(Oxford</w:delText>
        </w:r>
      </w:del>
      <w:ins w:id="100178" w:author="Revision merge (HM+PL)" w:date="2026-09-09T13:15:16Z">
        <w:r>
          <w:t xml:space="preserve">enabled</w:t>
        </w:r>
      </w:ins>
      <w:r>
        <w:t xml:space="preserve"> </w:t>
      </w:r>
      <w:del w:id="100179" w:author="Revision merge (HM+PL)" w:date="2026-09-09T13:15:16Z">
        <w:r>
          <w:delText xml:space="preserve">Nanopore,</w:delText>
        </w:r>
      </w:del>
      <w:ins w:id="100180" w:author="Revision merge (HM+PL)" w:date="2026-09-09T13:15:16Z">
        <w:r>
          <w:t xml:space="preserve">by</w:t>
        </w:r>
      </w:ins>
      <w:r>
        <w:t xml:space="preserve"> </w:t>
      </w:r>
      <w:del w:id="100181" w:author="Revision merge (HM+PL)" w:date="2026-09-09T13:15:16Z">
        <w:r>
          <w:delText xml:space="preserve">PacBio)</w:delText>
        </w:r>
      </w:del>
      <w:ins w:id="100182" w:author="Revision merge (HM+PL)" w:date="2026-09-09T13:15:16Z">
        <w:r>
          <w:t xml:space="preserve">Oxford Nanopore and PacBio sequencing technologies,</w:t>
        </w:r>
      </w:ins>
      <w:r>
        <w:t xml:space="preserve"> is</w:t>
      </w:r>
      <w:del w:id="100183" w:author="Revision merge (HM+PL)" w:date="2026-09-09T13:15:16Z">
        <w:r>
          <w:delText xml:space="preserve"> increasingly</w:delText>
        </w:r>
      </w:del>
      <w:r>
        <w:t xml:space="preserve"> central to One Health surveillance, where </w:t>
      </w:r>
      <w:del w:id="100184" w:author="Revision merge (HM+PL)" w:date="2026-09-09T13:15:16Z">
        <w:r>
          <w:delText xml:space="preserve">threats</w:delText>
        </w:r>
      </w:del>
      <w:ins w:id="100185" w:author="Revision merge (HM+PL)" w:date="2026-09-09T13:15:16Z">
        <w:r>
          <w:t xml:space="preserve">the</w:t>
        </w:r>
      </w:ins>
      <w:r>
        <w:t xml:space="preserve"> </w:t>
      </w:r>
      <w:del w:id="100186" w:author="Revision merge (HM+PL)" w:date="2026-09-09T13:15:16Z">
        <w:r>
          <w:delText xml:space="preserve">intersect humans, animals</w:delText>
        </w:r>
      </w:del>
      <w:ins w:id="100187" w:author="Revision merge (HM+PL)" w:date="2026-09-09T13:15:16Z">
        <w:r>
          <w:t xml:space="preserve">emergence</w:t>
        </w:r>
      </w:ins>
      <w:r>
        <w:t xml:space="preserve"> and </w:t>
      </w:r>
      <w:del w:id="100188" w:author="Revision merge (HM+PL)" w:date="2026-09-09T13:15:16Z">
        <w:r>
          <w:delText xml:space="preserve">ecosystems</w:delText>
        </w:r>
      </w:del>
      <w:ins w:id="100189" w:author="Revision merge (HM+PL)" w:date="2026-09-09T13:15:16Z">
        <w:r>
          <w:t xml:space="preserve">dissemination of biological threats occur at the interface of human, animal and environmental systems</w:t>
        </w:r>
      </w:ins>
      <w:r>
        <w:t xml:space="preserve"> [1]. </w:t>
      </w:r>
      <w:del w:id="100190" w:author="Revision merge (HM+PL)" w:date="2026-09-09T13:15:16Z">
        <w:r>
          <w:delText xml:space="preserve">By</w:delText>
        </w:r>
      </w:del>
      <w:ins w:id="100191" w:author="Revision merge (HM+PL)" w:date="2026-09-09T13:15:16Z">
        <w:r>
          <w:t xml:space="preserve">Unlike</w:t>
        </w:r>
      </w:ins>
      <w:r>
        <w:t xml:space="preserve"> </w:t>
      </w:r>
      <w:del w:id="100192" w:author="Revision merge (HM+PL)" w:date="2026-09-09T13:15:16Z">
        <w:r>
          <w:delText xml:space="preserve">profiling</w:delText>
        </w:r>
      </w:del>
      <w:ins w:id="100193" w:author="Revision merge (HM+PL)" w:date="2026-09-09T13:15:16Z">
        <w:r>
          <w:t xml:space="preserve">targeted approaches, shotgun metagenomics enables simultaneous characterisation of</w:t>
        </w:r>
      </w:ins>
      <w:r>
        <w:t xml:space="preserve"> microbial </w:t>
      </w:r>
      <w:del w:id="100194" w:author="Revision merge (HM+PL)" w:date="2026-09-09T13:15:16Z">
        <w:r>
          <w:delText xml:space="preserve">communities</w:delText>
        </w:r>
      </w:del>
      <w:ins w:id="100195" w:author="Revision merge (HM+PL)" w:date="2026-09-09T13:15:16Z">
        <w:r>
          <w:t xml:space="preserve">community composition</w:t>
        </w:r>
      </w:ins>
      <w:r>
        <w:t xml:space="preserve"> and</w:t>
      </w:r>
      <w:del w:id="100196" w:author="Revision merge (HM+PL)" w:date="2026-09-09T13:15:16Z">
        <w:r>
          <w:delText xml:space="preserve"> their</w:delText>
        </w:r>
      </w:del>
      <w:r>
        <w:t xml:space="preserve"> functional genetic </w:t>
      </w:r>
      <w:del w:id="100197" w:author="Revision merge (HM+PL)" w:date="2026-09-09T13:15:16Z">
        <w:r>
          <w:delText xml:space="preserve">elements</w:delText>
        </w:r>
      </w:del>
      <w:ins w:id="100198" w:author="Revision merge (HM+PL)" w:date="2026-09-09T13:15:16Z">
        <w:r>
          <w:t xml:space="preserve">content,</w:t>
        </w:r>
      </w:ins>
      <w:r>
        <w:t xml:space="preserve"> </w:t>
      </w:r>
      <w:del w:id="100199" w:author="Revision merge (HM+PL)" w:date="2026-09-09T13:15:16Z">
        <w:r>
          <w:delText xml:space="preserve">in</w:delText>
        </w:r>
      </w:del>
      <w:ins w:id="100200" w:author="Revision merge (HM+PL)" w:date="2026-09-09T13:15:16Z">
        <w:r>
          <w:t xml:space="preserve">thereby</w:t>
        </w:r>
      </w:ins>
      <w:r>
        <w:t xml:space="preserve"> </w:t>
      </w:r>
      <w:del w:id="100201" w:author="Revision merge (HM+PL)" w:date="2026-09-09T13:15:16Z">
        <w:r>
          <w:delText xml:space="preserve">a single experiment, it links</w:delText>
        </w:r>
      </w:del>
      <w:ins w:id="100202" w:author="Revision merge (HM+PL)" w:date="2026-09-09T13:15:16Z">
        <w:r>
          <w:t xml:space="preserve">linking</w:t>
        </w:r>
      </w:ins>
      <w:r>
        <w:t xml:space="preserve"> taxonomic identity to</w:t>
      </w:r>
      <w:del w:id="100203" w:author="Revision merge (HM+PL)" w:date="2026-09-09T13:15:16Z">
        <w:r>
          <w:delText xml:space="preserve"> determinants of resistance, virulence, and mobility across environmental, clinical, and livestock matrices. The downstream analysis stack is well established — Kraken2 [2] and Bracken [3] for taxonomic assignment and abundance estimation, ABRicate [4] for screening</w:delText>
        </w:r>
      </w:del>
      <w:r>
        <w:t xml:space="preserve"> antimicrobial resistance genes (ARGs), virulence factors (VFs) and mobile genetic elements (MGEs) </w:t>
      </w:r>
      <w:ins w:id="100204" w:author="Revision merge (HM+PL)" w:date="2026-09-09T13:15:16Z">
        <w:r>
          <w:t xml:space="preserve">within a single experiment. This capability is particularly valuable for tracking the ecology and transmission of high-risk microorganisms and their associated genetic determinants across clinical, agricultural and environmental reservoirs. The downstream analysis supporting long-read metagenomics is now well established. Widely adopted tools include Kraken2 [2] and Bracken [3] for taxonomic classification and abundance estimation, ABRicate [4] for screening ARGs, VFs and MGEs </w:t>
        </w:r>
      </w:ins>
      <w:r>
        <w:t xml:space="preserve">against</w:t>
      </w:r>
      <w:ins w:id="100205" w:author="Revision merge (HM+PL)" w:date="2026-09-09T13:15:16Z">
        <w:r>
          <w:t xml:space="preserve"> databases such as</w:t>
        </w:r>
      </w:ins>
      <w:r>
        <w:t xml:space="preserve"> CARD [5], VFDB [6] and PlasmidFinder [7], Re-centrifuge [8] for contamination assessment, and R packages </w:t>
      </w:r>
      <w:del w:id="100206" w:author="Revision merge (HM+PL)" w:date="2026-09-09T13:15:16Z">
        <w:r>
          <w:delText xml:space="preserve">such as</w:delText>
        </w:r>
      </w:del>
      <w:ins w:id="100207" w:author="Revision merge (HM+PL)" w:date="2026-09-09T13:15:16Z">
        <w:r>
          <w:t xml:space="preserve">including</w:t>
        </w:r>
      </w:ins>
      <w:r>
        <w:t xml:space="preserve"> vegan [9] and ALDEx2 [10] for ecological and differential </w:t>
      </w:r>
      <w:del w:id="100208" w:author="Revision merge (HM+PL)" w:date="2026-09-09T13:15:16Z">
        <w:r>
          <w:delText xml:space="preserve">analyses</w:delText>
        </w:r>
      </w:del>
      <w:ins w:id="100209" w:author="Revision merge (HM+PL)" w:date="2026-09-09T13:15:16Z">
        <w:r>
          <w:t xml:space="preserve">abundance</w:t>
        </w:r>
      </w:ins>
      <w:r>
        <w:t xml:space="preserve"> </w:t>
      </w:r>
      <w:del w:id="100210" w:author="Revision merge (HM+PL)" w:date="2026-09-09T13:15:16Z">
        <w:r>
          <w:delText xml:space="preserve">—</w:delText>
        </w:r>
      </w:del>
      <w:ins w:id="100211" w:author="Revision merge (HM+PL)" w:date="2026-09-09T13:15:16Z">
        <w:r>
          <w:t xml:space="preserve">analyses.</w:t>
        </w:r>
      </w:ins>
      <w:r>
        <w:t xml:space="preserve"> </w:t>
      </w:r>
      <w:del w:id="100212" w:author="Revision merge (HM+PL)" w:date="2026-09-09T13:15:16Z">
        <w:r>
          <w:delText xml:space="preserve">but</w:delText>
        </w:r>
      </w:del>
      <w:ins w:id="100213" w:author="Revision merge (HM+PL)" w:date="2026-09-09T13:15:16Z">
        <w:r>
          <w:t xml:space="preserve">However,</w:t>
        </w:r>
      </w:ins>
      <w:r>
        <w:t xml:space="preserve"> </w:t>
      </w:r>
      <w:del w:id="100214" w:author="Revision merge (HM+PL)" w:date="2026-09-09T13:15:16Z">
        <w:r>
          <w:delText xml:space="preserve">the</w:delText>
        </w:r>
      </w:del>
      <w:ins w:id="100215" w:author="Revision merge (HM+PL)" w:date="2026-09-09T13:15:16Z">
        <w:r>
          <w:t xml:space="preserve">while these tools are individually well established, their</w:t>
        </w:r>
      </w:ins>
      <w:r>
        <w:t xml:space="preserve"> integration </w:t>
      </w:r>
      <w:del w:id="100216" w:author="Revision merge (HM+PL)" w:date="2026-09-09T13:15:16Z">
        <w:r>
          <w:delText xml:space="preserve">between</w:delText>
        </w:r>
      </w:del>
      <w:ins w:id="100217" w:author="Revision merge (HM+PL)" w:date="2026-09-09T13:15:16Z">
        <w:r>
          <w:t xml:space="preserve">into</w:t>
        </w:r>
      </w:ins>
      <w:r>
        <w:t xml:space="preserve"> </w:t>
      </w:r>
      <w:del w:id="100218" w:author="Revision merge (HM+PL)" w:date="2026-09-09T13:15:16Z">
        <w:r>
          <w:delText xml:space="preserve">them</w:delText>
        </w:r>
      </w:del>
      <w:ins w:id="100219" w:author="Revision merge (HM+PL)" w:date="2026-09-09T13:15:16Z">
        <w:r>
          <w:t xml:space="preserve">reproducible</w:t>
        </w:r>
      </w:ins>
      <w:r>
        <w:t xml:space="preserve"> </w:t>
      </w:r>
      <w:del w:id="100220" w:author="Revision merge (HM+PL)" w:date="2026-09-09T13:15:16Z">
        <w:r>
          <w:delText xml:space="preserve">is</w:delText>
        </w:r>
      </w:del>
      <w:ins w:id="100221" w:author="Revision merge (HM+PL)" w:date="2026-09-09T13:15:16Z">
        <w:r>
          <w:t xml:space="preserve">and</w:t>
        </w:r>
      </w:ins>
      <w:r>
        <w:t xml:space="preserve"> </w:t>
      </w:r>
      <w:del w:id="100222" w:author="Revision merge (HM+PL)" w:date="2026-09-09T13:15:16Z">
        <w:r>
          <w:delText xml:space="preserve">not.</w:delText>
        </w:r>
      </w:del>
      <w:ins w:id="100223" w:author="Revision merge (HM+PL)" w:date="2026-09-09T13:15:16Z">
        <w:r>
          <w:t xml:space="preserve">reusable workflows remains limited.</w:t>
        </w:r>
      </w:ins>
    </w:p>
    <w:p>
      <w:pPr>
        <w:pStyle w:val="BodyText"/>
      </w:pPr>
      <w:r>
        <w:t xml:space="preserve">In practice, </w:t>
      </w:r>
      <w:del w:id="100224" w:author="Revision merge (HM+PL)" w:date="2026-09-09T13:15:16Z">
        <w:r>
          <w:delText xml:space="preserve">each</w:delText>
        </w:r>
      </w:del>
      <w:ins w:id="100225" w:author="Revision merge (HM+PL)" w:date="2026-09-09T13:15:16Z">
        <w:r>
          <w:t xml:space="preserve">downstream</w:t>
        </w:r>
      </w:ins>
      <w:r>
        <w:t xml:space="preserve"> </w:t>
      </w:r>
      <w:del w:id="100226" w:author="Revision merge (HM+PL)" w:date="2026-09-09T13:15:16Z">
        <w:r>
          <w:delText xml:space="preserve">new</w:delText>
        </w:r>
      </w:del>
      <w:ins w:id="100227" w:author="Revision merge (HM+PL)" w:date="2026-09-09T13:15:16Z">
        <w:r>
          <w:t xml:space="preserve">analyses</w:t>
        </w:r>
      </w:ins>
      <w:r>
        <w:t xml:space="preserve"> </w:t>
      </w:r>
      <w:del w:id="100228" w:author="Revision merge (HM+PL)" w:date="2026-09-09T13:15:16Z">
        <w:r>
          <w:delText xml:space="preserve">study</w:delText>
        </w:r>
      </w:del>
      <w:ins w:id="100229" w:author="Revision merge (HM+PL)" w:date="2026-09-09T13:15:16Z">
        <w:r>
          <w:t xml:space="preserve">continue</w:t>
        </w:r>
      </w:ins>
      <w:r>
        <w:t xml:space="preserve"> </w:t>
      </w:r>
      <w:del w:id="100230" w:author="Revision merge (HM+PL)" w:date="2026-09-09T13:15:16Z">
        <w:r>
          <w:delText xml:space="preserve">is</w:delText>
        </w:r>
      </w:del>
      <w:ins w:id="100231" w:author="Revision merge (HM+PL)" w:date="2026-09-09T13:15:16Z">
        <w:r>
          <w:t xml:space="preserve">to</w:t>
        </w:r>
      </w:ins>
      <w:r>
        <w:t xml:space="preserve"> </w:t>
      </w:r>
      <w:del w:id="100232" w:author="Revision merge (HM+PL)" w:date="2026-09-09T13:15:16Z">
        <w:r>
          <w:delText xml:space="preserve">analysed</w:delText>
        </w:r>
      </w:del>
      <w:ins w:id="100233" w:author="Revision merge (HM+PL)" w:date="2026-09-09T13:15:16Z">
        <w:r>
          <w:t xml:space="preserve">rely</w:t>
        </w:r>
      </w:ins>
      <w:r>
        <w:t xml:space="preserve"> </w:t>
      </w:r>
      <w:del w:id="100234" w:author="Revision merge (HM+PL)" w:date="2026-09-09T13:15:16Z">
        <w:r>
          <w:delText xml:space="preserve">by adapting</w:delText>
        </w:r>
      </w:del>
      <w:ins w:id="100235" w:author="Revision merge (HM+PL)" w:date="2026-09-09T13:15:16Z">
        <w:r>
          <w:t xml:space="preserve">on</w:t>
        </w:r>
      </w:ins>
      <w:r>
        <w:t xml:space="preserve"> a set of bespoke R </w:t>
      </w:r>
      <w:del w:id="100236" w:author="Revision merge (HM+PL)" w:date="2026-09-09T13:15:16Z">
        <w:r>
          <w:delText xml:space="preserve">scripts:</w:delText>
        </w:r>
      </w:del>
      <w:ins w:id="100237" w:author="Revision merge (HM+PL)" w:date="2026-09-09T13:15:16Z">
        <w:r>
          <w:t xml:space="preserve">scripts that have evolved incrementally over successive projects. These scripts frequently contain</w:t>
        </w:r>
      </w:ins>
      <w:r>
        <w:t xml:space="preserve"> hard-coded input paths, sample-identifier filters embedded as literal strings, per-study negative-control renames, and taxonomy fixes patched by row index. </w:t>
      </w:r>
      <w:del w:id="100238" w:author="Revision merge (HM+PL)" w:date="2026-09-09T13:15:16Z">
        <w:r>
          <w:delText xml:space="preserve">Consequently,</w:delText>
        </w:r>
      </w:del>
      <w:ins w:id="100239" w:author="Revision merge (HM+PL)" w:date="2026-09-09T13:15:16Z">
        <w:r>
          <w:t xml:space="preserve">As a result,</w:t>
        </w:r>
      </w:ins>
      <w:r>
        <w:t xml:space="preserve"> individual script copies </w:t>
      </w:r>
      <w:del w:id="100240" w:author="Revision merge (HM+PL)" w:date="2026-09-09T13:15:16Z">
        <w:r>
          <w:delText xml:space="preserve">diverge,</w:delText>
        </w:r>
      </w:del>
      <w:ins w:id="100241" w:author="Revision merge (HM+PL)" w:date="2026-09-09T13:15:16Z">
        <w:r>
          <w:t xml:space="preserve">diverge over time, reducing reproducibility and limiting portability,</w:t>
        </w:r>
      </w:ins>
      <w:r>
        <w:t xml:space="preserve"> and the </w:t>
      </w:r>
      <w:del w:id="100242" w:author="Revision merge (HM+PL)" w:date="2026-09-09T13:15:16Z">
        <w:r>
          <w:delText xml:space="preserve">lack</w:delText>
        </w:r>
      </w:del>
      <w:ins w:id="100243" w:author="Revision merge (HM+PL)" w:date="2026-09-09T13:15:16Z">
        <w:r>
          <w:t xml:space="preserve">absence</w:t>
        </w:r>
      </w:ins>
      <w:r>
        <w:t xml:space="preserve"> of a shared interface prevents automated output logging. Comparing different studies requires manual reconciliation of both code and data. The reference cohort for the present work (</w:t>
      </w:r>
      <w:r>
        <w:rPr>
          <w:rStyle w:val="VerbatimChar"/>
        </w:rPr>
        <w:t xml:space="preserve">Chicken Batch 1</w:t>
      </w:r>
      <w:r>
        <w:t xml:space="preserve">; ~46 hand-edited scripts) </w:t>
      </w:r>
      <w:del w:id="100244" w:author="Revision merge (HM+PL)" w:date="2026-09-09T13:15:16Z">
        <w:r>
          <w:delText xml:space="preserve">typifies</w:delText>
        </w:r>
      </w:del>
      <w:ins w:id="100245" w:author="Revision merge (HM+PL)" w:date="2026-09-09T13:15:16Z">
        <w:r>
          <w:t xml:space="preserve">exemplifies</w:t>
        </w:r>
      </w:ins>
      <w:r>
        <w:t xml:space="preserve"> this pattern. The L-ARRAP pipeline [11] </w:t>
      </w:r>
      <w:del w:id="100246" w:author="Revision merge (HM+PL)" w:date="2026-09-09T13:15:16Z">
        <w:r>
          <w:delText xml:space="preserve">addresses</w:delText>
        </w:r>
      </w:del>
      <w:ins w:id="100247" w:author="Revision merge (HM+PL)" w:date="2026-09-09T13:15:16Z">
        <w:r>
          <w:t xml:space="preserve">provides</w:t>
        </w:r>
      </w:ins>
      <w:r>
        <w:t xml:space="preserve"> </w:t>
      </w:r>
      <w:del w:id="100248" w:author="Revision merge (HM+PL)" w:date="2026-09-09T13:15:16Z">
        <w:r>
          <w:delText xml:space="preserve">one</w:delText>
        </w:r>
      </w:del>
      <w:ins w:id="100249" w:author="Revision merge (HM+PL)" w:date="2026-09-09T13:15:16Z">
        <w:r>
          <w:t xml:space="preserve">a</w:t>
        </w:r>
      </w:ins>
      <w:r>
        <w:t xml:space="preserve"> </w:t>
      </w:r>
      <w:del w:id="100250" w:author="Revision merge (HM+PL)" w:date="2026-09-09T13:15:16Z">
        <w:r>
          <w:delText xml:space="preserve">slice of this problem</w:delText>
        </w:r>
      </w:del>
      <w:ins w:id="100251" w:author="Revision merge (HM+PL)" w:date="2026-09-09T13:15:16Z">
        <w:r>
          <w:t xml:space="preserve">framework</w:t>
        </w:r>
      </w:ins>
      <w:r>
        <w:t xml:space="preserve"> for long-read resistome risk assessment, </w:t>
      </w:r>
      <w:del w:id="100252" w:author="Revision merge (HM+PL)" w:date="2026-09-09T13:15:16Z">
        <w:r>
          <w:delText xml:space="preserve">and</w:delText>
        </w:r>
      </w:del>
      <w:ins w:id="100253" w:author="Revision merge (HM+PL)" w:date="2026-09-09T13:15:16Z">
        <w:r>
          <w:t xml:space="preserve">while</w:t>
        </w:r>
      </w:ins>
      <w:r>
        <w:t xml:space="preserve"> the rANOMALY workflow [12] demonstrates the </w:t>
      </w:r>
      <w:del w:id="100254" w:author="Revision merge (HM+PL)" w:date="2026-09-09T13:15:16Z">
        <w:r>
          <w:delText xml:space="preserve">value</w:delText>
        </w:r>
      </w:del>
      <w:ins w:id="100255" w:author="Revision merge (HM+PL)" w:date="2026-09-09T13:15:16Z">
        <w:r>
          <w:t xml:space="preserve">advantages</w:t>
        </w:r>
      </w:ins>
      <w:r>
        <w:t xml:space="preserve"> of a </w:t>
      </w:r>
      <w:del w:id="100256" w:author="Revision merge (HM+PL)" w:date="2026-09-09T13:15:16Z">
        <w:r>
          <w:delText xml:space="preserve">config-driven</w:delText>
        </w:r>
      </w:del>
      <w:ins w:id="100257" w:author="Revision merge (HM+PL)" w:date="2026-09-09T13:15:16Z">
        <w:r>
          <w:t xml:space="preserve">configuration-driven</w:t>
        </w:r>
      </w:ins>
      <w:r>
        <w:t xml:space="preserve"> R workflow with auto-generated reports for amplicon data. To our knowledge, no </w:t>
      </w:r>
      <w:del w:id="100258" w:author="Revision merge (HM+PL)" w:date="2026-09-09T13:15:16Z">
        <w:r>
          <w:delText xml:space="preserve">comparable</w:delText>
        </w:r>
      </w:del>
      <w:ins w:id="100259" w:author="Revision merge (HM+PL)" w:date="2026-09-09T13:15:16Z">
        <w:r>
          <w:t xml:space="preserve">integrated end-to-end R</w:t>
        </w:r>
      </w:ins>
      <w:r>
        <w:t xml:space="preserve"> workflow </w:t>
      </w:r>
      <w:del w:id="100260" w:author="Revision merge (HM+PL)" w:date="2026-09-09T13:15:16Z">
        <w:r>
          <w:delText xml:space="preserve">exists for end-to-end</w:delText>
        </w:r>
      </w:del>
      <w:ins w:id="100261" w:author="Revision merge (HM+PL)" w:date="2026-09-09T13:15:16Z">
        <w:r>
          <w:t xml:space="preserve">covers</w:t>
        </w:r>
      </w:ins>
      <w:r>
        <w:t xml:space="preserve"> long-read shotgun </w:t>
      </w:r>
      <w:del w:id="100262" w:author="Revision merge (HM+PL)" w:date="2026-09-09T13:15:16Z">
        <w:r>
          <w:delText xml:space="preserve">metagenomics</w:delText>
        </w:r>
      </w:del>
      <w:ins w:id="100263" w:author="Revision merge (HM+PL)" w:date="2026-09-09T13:15:16Z">
        <w:r>
          <w:t xml:space="preserve">metagenomic</w:t>
        </w:r>
      </w:ins>
      <w:r>
        <w:t xml:space="preserve"> </w:t>
      </w:r>
      <w:del w:id="100264" w:author="Revision merge (HM+PL)" w:date="2026-09-09T13:15:16Z">
        <w:r>
          <w:delText xml:space="preserve">that</w:delText>
        </w:r>
      </w:del>
      <w:ins w:id="100265" w:author="Revision merge (HM+PL)" w:date="2026-09-09T13:15:16Z">
        <w:r>
          <w:t xml:space="preserve">data</w:t>
        </w:r>
      </w:ins>
      <w:r>
        <w:t xml:space="preserve"> </w:t>
      </w:r>
      <w:del w:id="100266" w:author="Revision merge (HM+PL)" w:date="2026-09-09T13:15:16Z">
        <w:r>
          <w:delText xml:space="preserve">covers</w:delText>
        </w:r>
      </w:del>
      <w:ins w:id="100267" w:author="Revision merge (HM+PL)" w:date="2026-09-09T13:15:16Z">
        <w:r>
          <w:t xml:space="preserve">spanning</w:t>
        </w:r>
      </w:ins>
      <w:r>
        <w:t xml:space="preserve"> </w:t>
      </w:r>
      <w:del w:id="100268" w:author="Revision merge (HM+PL)" w:date="2026-09-09T13:15:16Z">
        <w:r>
          <w:delText xml:space="preserve">taxonomy,</w:delText>
        </w:r>
      </w:del>
      <w:ins w:id="100269" w:author="Revision merge (HM+PL)" w:date="2026-09-09T13:15:16Z">
        <w:r>
          <w:t xml:space="preserve">taxonomic composition, microbial</w:t>
        </w:r>
      </w:ins>
      <w:r>
        <w:t xml:space="preserve"> diversity, differential abundance, and </w:t>
      </w:r>
      <w:del w:id="100270" w:author="Revision merge (HM+PL)" w:date="2026-09-09T13:15:16Z">
        <w:r>
          <w:delText xml:space="preserve">full</w:delText>
        </w:r>
      </w:del>
      <w:ins w:id="100271" w:author="Revision merge (HM+PL)" w:date="2026-09-09T13:15:16Z">
        <w:r>
          <w:t xml:space="preserve">comprehensive</w:t>
        </w:r>
      </w:ins>
      <w:r>
        <w:t xml:space="preserve"> resistome–virulome–mobilome profiling in a single configurable run.</w:t>
      </w:r>
    </w:p>
    <w:p>
      <w:pPr>
        <w:pStyle w:val="BodyText"/>
      </w:pPr>
      <w:del w:id="100272" w:author="Revision merge (HM+PL)" w:date="2026-09-09T13:15:16Z">
        <w:r>
          <w:delText xml:space="preserve">We</w:delText>
        </w:r>
      </w:del>
      <w:ins w:id="100273" w:author="Revision merge (HM+PL)" w:date="2026-09-09T13:15:16Z">
        <w:r>
          <w:t xml:space="preserve">To</w:t>
        </w:r>
      </w:ins>
      <w:r>
        <w:t xml:space="preserve"> </w:t>
      </w:r>
      <w:del w:id="100274" w:author="Revision merge (HM+PL)" w:date="2026-09-09T13:15:16Z">
        <w:r>
          <w:delText xml:space="preserve">present</w:delText>
        </w:r>
      </w:del>
      <w:ins w:id="100275" w:author="Revision merge (HM+PL)" w:date="2026-09-09T13:15:16Z">
        <w:r>
          <w:t xml:space="preserve">address this gap, we have developed</w:t>
        </w:r>
      </w:ins>
      <w:r>
        <w:t xml:space="preserve"> an alpha-stage R </w:t>
      </w:r>
      <w:del w:id="100276" w:author="Revision merge (HM+PL)" w:date="2026-09-09T13:15:16Z">
        <w:r>
          <w:delText xml:space="preserve">workflow</w:delText>
        </w:r>
      </w:del>
      <w:ins w:id="100277" w:author="Revision merge (HM+PL)" w:date="2026-09-09T13:15:16Z">
        <w:r>
          <w:t xml:space="preserve">workflow.</w:t>
        </w:r>
      </w:ins>
      <w:r>
        <w:t xml:space="preserve"> </w:t>
      </w:r>
      <w:del w:id="100278" w:author="Revision merge (HM+PL)" w:date="2026-09-09T13:15:16Z">
        <w:r>
          <w:delText xml:space="preserve">that</w:delText>
        </w:r>
      </w:del>
      <w:ins w:id="100279" w:author="Revision merge (HM+PL)" w:date="2026-09-09T13:15:16Z">
        <w:r>
          <w:t xml:space="preserve">Here,</w:t>
        </w:r>
      </w:ins>
      <w:r>
        <w:t xml:space="preserve"> </w:t>
      </w:r>
      <w:del w:id="100280" w:author="Revision merge (HM+PL)" w:date="2026-09-09T13:15:16Z">
        <w:r>
          <w:delText xml:space="preserve">fills</w:delText>
        </w:r>
      </w:del>
      <w:ins w:id="100281" w:author="Revision merge (HM+PL)" w:date="2026-09-09T13:15:16Z">
        <w:r>
          <w:t xml:space="preserve">we</w:t>
        </w:r>
      </w:ins>
      <w:r>
        <w:t xml:space="preserve"> </w:t>
      </w:r>
      <w:del w:id="100282" w:author="Revision merge (HM+PL)" w:date="2026-09-09T13:15:16Z">
        <w:r>
          <w:delText xml:space="preserve">this</w:delText>
        </w:r>
      </w:del>
      <w:ins w:id="100283" w:author="Revision merge (HM+PL)" w:date="2026-09-09T13:15:16Z">
        <w:r>
          <w:t xml:space="preserve">describe</w:t>
        </w:r>
      </w:ins>
      <w:r>
        <w:t xml:space="preserve"> </w:t>
      </w:r>
      <w:del w:id="100284" w:author="Revision merge (HM+PL)" w:date="2026-09-09T13:15:16Z">
        <w:r>
          <w:delText xml:space="preserve">gap.</w:delText>
        </w:r>
      </w:del>
      <w:ins w:id="100285" w:author="Revision merge (HM+PL)" w:date="2026-09-09T13:15:16Z">
        <w:r>
          <w:t xml:space="preserve">the</w:t>
        </w:r>
      </w:ins>
      <w:r>
        <w:t xml:space="preserve"> </w:t>
      </w:r>
      <w:del w:id="100286" w:author="Revision merge (HM+PL)" w:date="2026-09-09T13:15:16Z">
        <w:r>
          <w:delText xml:space="preserve">The tool is in active development; this note describes its</w:delText>
        </w:r>
      </w:del>
      <w:ins w:id="100287" w:author="Revision merge (HM+PL)" w:date="2026-09-09T13:15:16Z">
        <w:r>
          <w:t xml:space="preserve">workflow's</w:t>
        </w:r>
      </w:ins>
      <w:r>
        <w:t xml:space="preserve"> design, current scope, and the real-data validation strategy </w:t>
      </w:r>
      <w:del w:id="100288" w:author="Revision merge (HM+PL)" w:date="2026-09-09T13:15:16Z">
        <w:r>
          <w:delText xml:space="preserve">we</w:delText>
        </w:r>
      </w:del>
      <w:ins w:id="100289" w:author="Revision merge (HM+PL)" w:date="2026-09-09T13:15:16Z">
        <w:r>
          <w:t xml:space="preserve">enabling</w:t>
        </w:r>
      </w:ins>
      <w:r>
        <w:t xml:space="preserve"> </w:t>
      </w:r>
      <w:del w:id="100290" w:author="Revision merge (HM+PL)" w:date="2026-09-09T13:15:16Z">
        <w:r>
          <w:delText xml:space="preserve">are</w:delText>
        </w:r>
      </w:del>
      <w:ins w:id="100291" w:author="Revision merge (HM+PL)" w:date="2026-09-09T13:15:16Z">
        <w:r>
          <w:t xml:space="preserve">the</w:t>
        </w:r>
      </w:ins>
      <w:r>
        <w:t xml:space="preserve"> </w:t>
      </w:r>
      <w:del w:id="100292" w:author="Revision merge (HM+PL)" w:date="2026-09-09T13:15:16Z">
        <w:r>
          <w:delText xml:space="preserve">using</w:delText>
        </w:r>
      </w:del>
      <w:ins w:id="100293" w:author="Revision merge (HM+PL)" w:date="2026-09-09T13:15:16Z">
        <w:r>
          <w:t xml:space="preserve">assessment</w:t>
        </w:r>
      </w:ins>
      <w:r>
        <w:t xml:space="preserve"> </w:t>
      </w:r>
      <w:del w:id="100294" w:author="Revision merge (HM+PL)" w:date="2026-09-09T13:15:16Z">
        <w:r>
          <w:delText xml:space="preserve">to</w:delText>
        </w:r>
      </w:del>
      <w:ins w:id="100295" w:author="Revision merge (HM+PL)" w:date="2026-09-09T13:15:16Z">
        <w:r>
          <w:t xml:space="preserve">of</w:t>
        </w:r>
      </w:ins>
      <w:r>
        <w:t xml:space="preserve"> </w:t>
      </w:r>
      <w:del w:id="100296" w:author="Revision merge (HM+PL)" w:date="2026-09-09T13:15:16Z">
        <w:r>
          <w:delText xml:space="preserve">harden</w:delText>
        </w:r>
      </w:del>
      <w:ins w:id="100297" w:author="Revision merge (HM+PL)" w:date="2026-09-09T13:15:16Z">
        <w:r>
          <w:t xml:space="preserve">its</w:t>
        </w:r>
      </w:ins>
      <w:r>
        <w:t xml:space="preserve"> </w:t>
      </w:r>
      <w:del w:id="100298" w:author="Revision merge (HM+PL)" w:date="2026-09-09T13:15:16Z">
        <w:r>
          <w:delText xml:space="preserve">each stage.</w:delText>
        </w:r>
      </w:del>
      <w:ins w:id="100299" w:author="Revision merge (HM+PL)" w:date="2026-09-09T13:15:16Z">
        <w:r>
          <w:t xml:space="preserve">performance.</w:t>
        </w:r>
      </w:ins>
    </w:p>
    <w:bookmarkEnd w:id="13"/>
    <w:bookmarkStart w:id="17" w:name="Xfab522e0c411179c01dd3c9a2a01395ade9eb38"/>
    <w:p>
      <w:pPr>
        <w:pStyle w:val="Heading2"/>
      </w:pPr>
      <w:r>
        <w:t xml:space="preserve">2 Implementation</w:t>
      </w:r>
    </w:p>
    <w:p>
      <w:pPr>
        <w:pStyle w:val="FirstParagraph"/>
      </w:pPr>
      <w:r>
        <w:t xml:space="preserve">The workflow is</w:t>
      </w:r>
      <w:ins w:id="100300" w:author="Revision merge (HM+PL)" w:date="2026-09-09T13:15:16Z">
        <w:r>
          <w:t xml:space="preserve"> implemented as</w:t>
        </w:r>
      </w:ins>
      <w:r>
        <w:t xml:space="preserve"> a stand-alone R project, </w:t>
      </w:r>
      <w:del w:id="100301" w:author="Revision merge (HM+PL)" w:date="2026-09-09T13:15:16Z">
        <w:r>
          <w:delText xml:space="preserve">not</w:delText>
        </w:r>
      </w:del>
      <w:ins w:id="100302" w:author="Revision merge (HM+PL)" w:date="2026-09-09T13:15:16Z">
        <w:r>
          <w:t xml:space="preserve">rather than</w:t>
        </w:r>
      </w:ins>
      <w:r>
        <w:t xml:space="preserve"> an installable </w:t>
      </w:r>
      <w:ins w:id="100303" w:author="Revision merge (HM+PL)" w:date="2026-09-09T13:15:16Z">
        <w:r>
          <w:t xml:space="preserve">software </w:t>
        </w:r>
      </w:ins>
      <w:r>
        <w:t xml:space="preserve">package. </w:t>
      </w:r>
      <w:del w:id="100304" w:author="Revision merge (HM+PL)" w:date="2026-09-09T13:15:16Z">
        <w:r>
          <w:delText xml:space="preserve">A</w:delText>
        </w:r>
      </w:del>
      <w:ins w:id="100305" w:author="Revision merge (HM+PL)" w:date="2026-09-09T13:15:16Z">
        <w:r>
          <w:t xml:space="preserve">Execution is initiated through a</w:t>
        </w:r>
      </w:ins>
      <w:r>
        <w:t xml:space="preserve"> single entry </w:t>
      </w:r>
      <w:del w:id="100306" w:author="Revision merge (HM+PL)" w:date="2026-09-09T13:15:16Z">
        <w:r>
          <w:delText xml:space="preserve">point</w:delText>
        </w:r>
      </w:del>
      <w:ins w:id="100307" w:author="Revision merge (HM+PL)" w:date="2026-09-09T13:15:16Z">
        <w:r>
          <w:t xml:space="preserve">script</w:t>
        </w:r>
      </w:ins>
      <w:r>
        <w:t xml:space="preserve"> (</w:t>
      </w:r>
      <w:r>
        <w:rPr>
          <w:rStyle w:val="VerbatimChar"/>
        </w:rPr>
        <w:t xml:space="preserve">run_pipeline.R</w:t>
      </w:r>
      <w:r>
        <w:t xml:space="preserve">) </w:t>
      </w:r>
      <w:del w:id="100308" w:author="Revision merge (HM+PL)" w:date="2026-09-09T13:15:16Z">
        <w:r>
          <w:delText xml:space="preserve">consumes</w:delText>
        </w:r>
      </w:del>
      <w:ins w:id="100309" w:author="Revision merge (HM+PL)" w:date="2026-09-09T13:15:16Z">
        <w:r>
          <w:t xml:space="preserve">that reads</w:t>
        </w:r>
      </w:ins>
      <w:r>
        <w:t xml:space="preserve"> one YAML configuration file </w:t>
      </w:r>
      <w:del w:id="100310" w:author="Revision merge (HM+PL)" w:date="2026-09-09T13:15:16Z">
        <w:r>
          <w:delText xml:space="preserve">per</w:delText>
        </w:r>
      </w:del>
      <w:ins w:id="100311" w:author="Revision merge (HM+PL)" w:date="2026-09-09T13:15:16Z">
        <w:r>
          <w:t xml:space="preserve">for each</w:t>
        </w:r>
      </w:ins>
      <w:r>
        <w:t xml:space="preserve"> study and dispatches </w:t>
      </w:r>
      <w:del w:id="100312" w:author="Revision merge (HM+PL)" w:date="2026-09-09T13:15:16Z">
        <w:r>
          <w:delText xml:space="preserve">to</w:delText>
        </w:r>
      </w:del>
      <w:ins w:id="100313" w:author="Revision merge (HM+PL)" w:date="2026-09-09T13:15:16Z">
        <w:r>
          <w:t xml:space="preserve">the workflow across</w:t>
        </w:r>
      </w:ins>
      <w:r>
        <w:t xml:space="preserve"> fifteen modules (</w:t>
      </w:r>
      <w:r>
        <w:rPr>
          <w:rStyle w:val="VerbatimChar"/>
        </w:rPr>
        <w:t xml:space="preserve">R/00_setup.R</w:t>
      </w:r>
      <w:r>
        <w:t xml:space="preserve"> through </w:t>
      </w:r>
      <w:r>
        <w:rPr>
          <w:rStyle w:val="VerbatimChar"/>
        </w:rPr>
        <w:t xml:space="preserve">R/13_panels.R</w:t>
      </w:r>
      <w:r>
        <w:t xml:space="preserve">; plus the manifest stage </w:t>
      </w:r>
      <w:r>
        <w:rPr>
          <w:rStyle w:val="VerbatimChar"/>
        </w:rPr>
        <w:t xml:space="preserve">R/14</w:t>
      </w:r>
      <w:ins w:id="100314" w:author="Revision merge (HM+PL)" w:date="2026-09-09T13:15:16Z">
        <w:r>
          <w:t xml:space="preserve">,</w:t>
        </w:r>
      </w:ins>
      <w:r>
        <w:t xml:space="preserve"> which runs </w:t>
      </w:r>
      <w:del w:id="100315" w:author="Revision merge (HM+PL)" w:date="2026-09-09T13:15:16Z">
        <w:r>
          <w:delText xml:space="preserve">last);</w:delText>
        </w:r>
      </w:del>
      <w:ins w:id="100316" w:author="Revision merge (HM+PL)" w:date="2026-09-09T13:15:16Z">
        <w:r>
          <w:t xml:space="preserve">last).</w:t>
        </w:r>
      </w:ins>
      <w:r>
        <w:t xml:space="preserve"> </w:t>
      </w:r>
      <w:del w:id="100317" w:author="Revision merge (HM+PL)" w:date="2026-09-09T13:15:16Z">
        <w:r>
          <w:delText xml:space="preserve">a</w:delText>
        </w:r>
      </w:del>
      <w:ins w:id="100318" w:author="Revision merge (HM+PL)" w:date="2026-09-09T13:15:16Z">
        <w:r>
          <w:t xml:space="preserve">A</w:t>
        </w:r>
      </w:ins>
      <w:r>
        <w:t xml:space="preserve"> Quarto dashboard template (</w:t>
      </w:r>
      <w:r>
        <w:rPr>
          <w:rStyle w:val="VerbatimChar"/>
        </w:rPr>
        <w:t xml:space="preserve">templates/report.qmd</w:t>
      </w:r>
      <w:r>
        <w:t xml:space="preserve">) renders all outputs into a single multi-page HTML </w:t>
      </w:r>
      <w:del w:id="100319" w:author="Revision merge (HM+PL)" w:date="2026-09-09T13:15:16Z">
        <w:r>
          <w:delText xml:space="preserve">deliverable,</w:delText>
        </w:r>
      </w:del>
      <w:ins w:id="100320" w:author="Revision merge (HM+PL)" w:date="2026-09-09T13:15:16Z">
        <w:r>
          <w:t xml:space="preserve">deliverable.</w:t>
        </w:r>
      </w:ins>
      <w:r>
        <w:t xml:space="preserve"> </w:t>
      </w:r>
      <w:del w:id="100321" w:author="Revision merge (HM+PL)" w:date="2026-09-09T13:15:16Z">
        <w:r>
          <w:delText xml:space="preserve">a</w:delText>
        </w:r>
      </w:del>
      <w:ins w:id="100322" w:author="Revision merge (HM+PL)" w:date="2026-09-09T13:15:16Z">
        <w:r>
          <w:t xml:space="preserve">A subsequent</w:t>
        </w:r>
      </w:ins>
      <w:r>
        <w:t xml:space="preserve"> publication-panels stage assembles </w:t>
      </w:r>
      <w:ins w:id="100323" w:author="Revision merge (HM+PL)" w:date="2026-09-09T13:15:16Z">
        <w:r>
          <w:t xml:space="preserve">publication-ready composite figures for the </w:t>
        </w:r>
      </w:ins>
      <w:r>
        <w:t xml:space="preserve">main and supplementary </w:t>
      </w:r>
      <w:del w:id="100324" w:author="Revision merge (HM+PL)" w:date="2026-09-09T13:15:16Z">
        <w:r>
          <w:delText xml:space="preserve">composite</w:delText>
        </w:r>
      </w:del>
      <w:ins w:id="100325" w:author="Revision merge (HM+PL)" w:date="2026-09-09T13:15:16Z">
        <w:r>
          <w:t xml:space="preserve">datasets</w:t>
        </w:r>
      </w:ins>
      <w:r>
        <w:t xml:space="preserve"> </w:t>
      </w:r>
      <w:del w:id="100326" w:author="Revision merge (HM+PL)" w:date="2026-09-09T13:15:16Z">
        <w:r>
          <w:delText xml:space="preserve">figures</w:delText>
        </w:r>
      </w:del>
      <w:ins w:id="100327" w:author="Revision merge (HM+PL)" w:date="2026-09-09T13:15:16Z">
        <w:r>
          <w:t xml:space="preserve">and</w:t>
        </w:r>
      </w:ins>
      <w:r>
        <w:t xml:space="preserve"> </w:t>
      </w:r>
      <w:del w:id="100328" w:author="Revision merge (HM+PL)" w:date="2026-09-09T13:15:16Z">
        <w:r>
          <w:delText xml:space="preserve">plus</w:delText>
        </w:r>
      </w:del>
      <w:ins w:id="100329" w:author="Revision merge (HM+PL)" w:date="2026-09-09T13:15:16Z">
        <w:r>
          <w:t xml:space="preserve">compiles</w:t>
        </w:r>
      </w:ins>
      <w:r>
        <w:t xml:space="preserve"> </w:t>
      </w:r>
      <w:del w:id="100330" w:author="Revision merge (HM+PL)" w:date="2026-09-09T13:15:16Z">
        <w:r>
          <w:delText xml:space="preserve">a</w:delText>
        </w:r>
      </w:del>
      <w:ins w:id="100331" w:author="Revision merge (HM+PL)" w:date="2026-09-09T13:15:16Z">
        <w:r>
          <w:t xml:space="preserve">the accompanying</w:t>
        </w:r>
      </w:ins>
      <w:r>
        <w:t xml:space="preserve"> supplementary tables </w:t>
      </w:r>
      <w:del w:id="100332" w:author="Revision merge (HM+PL)" w:date="2026-09-09T13:15:16Z">
        <w:r>
          <w:delText xml:space="preserve">workbook,</w:delText>
        </w:r>
      </w:del>
      <w:ins w:id="100333" w:author="Revision merge (HM+PL)" w:date="2026-09-09T13:15:16Z">
        <w:r>
          <w:t xml:space="preserve">into</w:t>
        </w:r>
      </w:ins>
      <w:r>
        <w:t xml:space="preserve"> </w:t>
      </w:r>
      <w:del w:id="100334" w:author="Revision merge (HM+PL)" w:date="2026-09-09T13:15:16Z">
        <w:r>
          <w:delText xml:space="preserve">and</w:delText>
        </w:r>
      </w:del>
      <w:ins w:id="100335" w:author="Revision merge (HM+PL)" w:date="2026-09-09T13:15:16Z">
        <w:r>
          <w:t xml:space="preserve">a workbook. The pipeline concludes with the generation of</w:t>
        </w:r>
      </w:ins>
      <w:r>
        <w:t xml:space="preserve"> a final </w:t>
      </w:r>
      <w:del w:id="100336" w:author="Revision merge (HM+PL)" w:date="2026-09-09T13:15:16Z">
        <w:r>
          <w:delText xml:space="preserve">manifest stage emits </w:delText>
        </w:r>
      </w:del>
      <w:r>
        <w:rPr>
          <w:rStyle w:val="VerbatimChar"/>
        </w:rPr>
        <w:t xml:space="preserve">manifest.json</w:t>
      </w:r>
      <w:r>
        <w:t xml:space="preserve"> </w:t>
      </w:r>
      <w:del w:id="100337" w:author="Revision merge (HM+PL)" w:date="2026-09-09T13:15:16Z">
        <w:r>
          <w:delText xml:space="preserve">describing</w:delText>
        </w:r>
      </w:del>
      <w:ins w:id="100338" w:author="Revision merge (HM+PL)" w:date="2026-09-09T13:15:16Z">
        <w:r>
          <w:t xml:space="preserve">file,</w:t>
        </w:r>
      </w:ins>
      <w:r>
        <w:t xml:space="preserve"> </w:t>
      </w:r>
      <w:del w:id="100339" w:author="Revision merge (HM+PL)" w:date="2026-09-09T13:15:16Z">
        <w:r>
          <w:delText xml:space="preserve">every</w:delText>
        </w:r>
      </w:del>
      <w:ins w:id="100340" w:author="Revision merge (HM+PL)" w:date="2026-09-09T13:15:16Z">
        <w:r>
          <w:t xml:space="preserve">providing</w:t>
        </w:r>
      </w:ins>
      <w:r>
        <w:t xml:space="preserve"> </w:t>
      </w:r>
      <w:del w:id="100341" w:author="Revision merge (HM+PL)" w:date="2026-09-09T13:15:16Z">
        <w:r>
          <w:delText xml:space="preserve">artefact</w:delText>
        </w:r>
      </w:del>
      <w:ins w:id="100342" w:author="Revision merge (HM+PL)" w:date="2026-09-09T13:15:16Z">
        <w:r>
          <w:t xml:space="preserve">a complete record of all artefacts</w:t>
        </w:r>
      </w:ins>
      <w:r>
        <w:t xml:space="preserve"> produced (</w:t>
      </w:r>
      <w:r>
        <w:rPr>
          <w:b/>
          <w:bCs/>
        </w:rPr>
        <w:t xml:space="preserve">Figure 1</w:t>
      </w:r>
      <w:r>
        <w:t xml:space="preserve">).</w:t>
      </w:r>
    </w:p>
    <w:p>
      <w:pPr>
        <w:pStyle w:val="BodyText"/>
      </w:pPr>
      <w:r>
        <w:drawing>
          <wp:inline>
            <wp:extent cx="5302908" cy="5620960"/>
            <wp:effectExtent b="0" l="0" r="0" t="0"/>
            <wp:docPr descr="Figure 1. MERIDIAN workflow. A single config.yaml drives fifteen R modules (R/00–R/14) that load Kraken2/Bracken, ABRicate, Re-centrifuge and sample metadata. After setup and decontamination (R/00–R/02), community analyses (R/04–R/08) and functional profiling against CARD, VFDB and PlasmidFinder (TPM in R/03, per-domain analyses in R/09–R/11) converge in a tripartite sample × taxon × gene network (R/12). R/12 fans out to a Quarto dashboard and a publication-panels stage (R/13); R/14 finally writes manifest.json (contract v1.2), a kind-tagged catalogue of every artefact. Source: generate_figure1.py." title="" id="15" name="Picture"/>
            <a:graphic>
              <a:graphicData uri="http://schemas.openxmlformats.org/drawingml/2006/picture">
                <pic:pic>
                  <pic:nvPicPr>
                    <pic:cNvPr descr="figure1_pipeline_schematic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08" cy="562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Configuration-driven.</w:t>
      </w:r>
      <w:r>
        <w:t xml:space="preserve"> </w:t>
      </w:r>
      <w:del w:id="100343" w:author="Revision merge (HM+PL)" w:date="2026-09-09T13:15:16Z">
        <w:r>
          <w:delText xml:space="preserve">Everything</w:delText>
        </w:r>
      </w:del>
      <w:ins w:id="100344" w:author="Revision merge (HM+PL)" w:date="2026-09-09T13:15:16Z">
        <w:r>
          <w:t xml:space="preserve">All</w:t>
        </w:r>
      </w:ins>
      <w:r>
        <w:t xml:space="preserve"> </w:t>
      </w:r>
      <w:del w:id="100345" w:author="Revision merge (HM+PL)" w:date="2026-09-09T13:15:16Z">
        <w:r>
          <w:delText xml:space="preserve">that</w:delText>
        </w:r>
      </w:del>
      <w:ins w:id="100346" w:author="Revision merge (HM+PL)" w:date="2026-09-09T13:15:16Z">
        <w:r>
          <w:t xml:space="preserve">study-specific</w:t>
        </w:r>
      </w:ins>
      <w:r>
        <w:t xml:space="preserve"> </w:t>
      </w:r>
      <w:del w:id="100347" w:author="Revision merge (HM+PL)" w:date="2026-09-09T13:15:16Z">
        <w:r>
          <w:delText xml:space="preserve">varies between studies</w:delText>
        </w:r>
      </w:del>
      <w:ins w:id="100348" w:author="Revision merge (HM+PL)" w:date="2026-09-09T13:15:16Z">
        <w:r>
          <w:t xml:space="preserve">parameters</w:t>
        </w:r>
      </w:ins>
      <w:r>
        <w:t xml:space="preserve"> — metadata file </w:t>
      </w:r>
      <w:del w:id="100349" w:author="Revision merge (HM+PL)" w:date="2026-09-09T13:15:16Z">
        <w:r>
          <w:delText xml:space="preserve">path,</w:delText>
        </w:r>
      </w:del>
      <w:ins w:id="100350" w:author="Revision merge (HM+PL)" w:date="2026-09-09T13:15:16Z">
        <w:r>
          <w:t xml:space="preserve">locations, sample</w:t>
        </w:r>
      </w:ins>
      <w:r>
        <w:t xml:space="preserve"> grouping </w:t>
      </w:r>
      <w:del w:id="100351" w:author="Revision merge (HM+PL)" w:date="2026-09-09T13:15:16Z">
        <w:r>
          <w:delText xml:space="preserve">columns,</w:delText>
        </w:r>
      </w:del>
      <w:ins w:id="100352" w:author="Revision merge (HM+PL)" w:date="2026-09-09T13:15:16Z">
        <w:r>
          <w:t xml:space="preserve">variables,</w:t>
        </w:r>
      </w:ins>
      <w:r>
        <w:t xml:space="preserve"> negative-control identifiers, abundance </w:t>
      </w:r>
      <w:ins w:id="100353" w:author="Revision merge (HM+PL)" w:date="2026-09-09T13:15:16Z">
        <w:r>
          <w:t xml:space="preserve">filtering </w:t>
        </w:r>
      </w:ins>
      <w:r>
        <w:t xml:space="preserve">thresholds,</w:t>
      </w:r>
      <w:ins w:id="100354" w:author="Revision merge (HM+PL)" w:date="2026-09-09T13:15:16Z">
        <w:r>
          <w:t xml:space="preserve"> and</w:t>
        </w:r>
      </w:ins>
      <w:r>
        <w:t xml:space="preserve"> sample selection </w:t>
      </w:r>
      <w:ins w:id="100355" w:author="Revision merge (HM+PL)" w:date="2026-09-09T13:15:16Z">
        <w:r>
          <w:t xml:space="preserve">criteria </w:t>
        </w:r>
      </w:ins>
      <w:r>
        <w:t xml:space="preserve">— </w:t>
      </w:r>
      <w:del w:id="100356" w:author="Revision merge (HM+PL)" w:date="2026-09-09T13:15:16Z">
        <w:r>
          <w:delText xml:space="preserve">is</w:delText>
        </w:r>
      </w:del>
      <w:ins w:id="100357" w:author="Revision merge (HM+PL)" w:date="2026-09-09T13:15:16Z">
        <w:r>
          <w:t xml:space="preserve">are</w:t>
        </w:r>
      </w:ins>
      <w:r>
        <w:t xml:space="preserve"> </w:t>
      </w:r>
      <w:del w:id="100358" w:author="Revision merge (HM+PL)" w:date="2026-09-09T13:15:16Z">
        <w:r>
          <w:delText xml:space="preserve">declared</w:delText>
        </w:r>
      </w:del>
      <w:ins w:id="100359" w:author="Revision merge (HM+PL)" w:date="2026-09-09T13:15:16Z">
        <w:r>
          <w:t xml:space="preserve">defined</w:t>
        </w:r>
      </w:ins>
      <w:r>
        <w:t xml:space="preserve"> in </w:t>
      </w:r>
      <w:r>
        <w:rPr>
          <w:rStyle w:val="VerbatimChar"/>
        </w:rPr>
        <w:t xml:space="preserve">config.yaml</w:t>
      </w:r>
      <w:r>
        <w:t xml:space="preserve">. </w:t>
      </w:r>
      <w:del w:id="100360" w:author="Revision merge (HM+PL)" w:date="2026-09-09T13:15:16Z">
        <w:r>
          <w:delText xml:space="preserve">Module</w:delText>
        </w:r>
      </w:del>
      <w:ins w:id="100361" w:author="Revision merge (HM+PL)" w:date="2026-09-09T13:15:16Z">
        <w:r>
          <w:t xml:space="preserve">Consequently, module</w:t>
        </w:r>
      </w:ins>
      <w:r>
        <w:t xml:space="preserve"> code </w:t>
      </w:r>
      <w:del w:id="100362" w:author="Revision merge (HM+PL)" w:date="2026-09-09T13:15:16Z">
        <w:r>
          <w:delText xml:space="preserve">is</w:delText>
        </w:r>
      </w:del>
      <w:ins w:id="100363" w:author="Revision merge (HM+PL)" w:date="2026-09-09T13:15:16Z">
        <w:r>
          <w:t xml:space="preserve">remains</w:t>
        </w:r>
      </w:ins>
      <w:r>
        <w:t xml:space="preserve"> </w:t>
      </w:r>
      <w:del w:id="100364" w:author="Revision merge (HM+PL)" w:date="2026-09-09T13:15:16Z">
        <w:r>
          <w:delText xml:space="preserve">not</w:delText>
        </w:r>
      </w:del>
      <w:ins w:id="100365" w:author="Revision merge (HM+PL)" w:date="2026-09-09T13:15:16Z">
        <w:r>
          <w:t xml:space="preserve">invariant</w:t>
        </w:r>
      </w:ins>
      <w:r>
        <w:t xml:space="preserve"> </w:t>
      </w:r>
      <w:del w:id="100366" w:author="Revision merge (HM+PL)" w:date="2026-09-09T13:15:16Z">
        <w:r>
          <w:delText xml:space="preserve">edited</w:delText>
        </w:r>
      </w:del>
      <w:ins w:id="100367" w:author="Revision merge (HM+PL)" w:date="2026-09-09T13:15:16Z">
        <w:r>
          <w:t xml:space="preserve">across</w:t>
        </w:r>
      </w:ins>
      <w:r>
        <w:t xml:space="preserve"> </w:t>
      </w:r>
      <w:del w:id="100368" w:author="Revision merge (HM+PL)" w:date="2026-09-09T13:15:16Z">
        <w:r>
          <w:delText xml:space="preserve">per-project;</w:delText>
        </w:r>
      </w:del>
      <w:ins w:id="100369" w:author="Revision merge (HM+PL)" w:date="2026-09-09T13:15:16Z">
        <w:r>
          <w:t xml:space="preserve">projects, with</w:t>
        </w:r>
      </w:ins>
      <w:r>
        <w:t xml:space="preserve"> dataset-specific </w:t>
      </w:r>
      <w:del w:id="100370" w:author="Revision merge (HM+PL)" w:date="2026-09-09T13:15:16Z">
        <w:r>
          <w:delText xml:space="preserve">adjustments</w:delText>
        </w:r>
      </w:del>
      <w:ins w:id="100371" w:author="Revision merge (HM+PL)" w:date="2026-09-09T13:15:16Z">
        <w:r>
          <w:t xml:space="preserve">customisation</w:t>
        </w:r>
      </w:ins>
      <w:r>
        <w:t xml:space="preserve"> </w:t>
      </w:r>
      <w:del w:id="100372" w:author="Revision merge (HM+PL)" w:date="2026-09-09T13:15:16Z">
        <w:r>
          <w:delText xml:space="preserve">live</w:delText>
        </w:r>
      </w:del>
      <w:ins w:id="100373" w:author="Revision merge (HM+PL)" w:date="2026-09-09T13:15:16Z">
        <w:r>
          <w:t xml:space="preserve">implemented</w:t>
        </w:r>
      </w:ins>
      <w:r>
        <w:t xml:space="preserve"> </w:t>
      </w:r>
      <w:del w:id="100374" w:author="Revision merge (HM+PL)" w:date="2026-09-09T13:15:16Z">
        <w:r>
          <w:delText xml:space="preserve">in</w:delText>
        </w:r>
      </w:del>
      <w:ins w:id="100375" w:author="Revision merge (HM+PL)" w:date="2026-09-09T13:15:16Z">
        <w:r>
          <w:t xml:space="preserve">exclusively through</w:t>
        </w:r>
      </w:ins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ins w:id="100376" w:author="Revision merge (HM+PL)" w:date="2026-09-09T13:15:16Z">
        <w:r>
          <w:t xml:space="preserve">settings </w:t>
        </w:r>
      </w:ins>
      <w:r>
        <w:t xml:space="preserve">or</w:t>
      </w:r>
      <w:del w:id="100377" w:author="Revision merge (HM+PL)" w:date="2026-09-09T13:15:16Z">
        <w:r>
          <w:delText xml:space="preserve"> in</w:delText>
        </w:r>
      </w:del>
      <w:r>
        <w:t xml:space="preserve"> the structured fix tables it references. R/00 (setup) and R/01 (input loading) </w:t>
      </w:r>
      <w:del w:id="100378" w:author="Revision merge (HM+PL)" w:date="2026-09-09T13:15:16Z">
        <w:r>
          <w:delText xml:space="preserve">run</w:delText>
        </w:r>
      </w:del>
      <w:ins w:id="100379" w:author="Revision merge (HM+PL)" w:date="2026-09-09T13:15:16Z">
        <w:r>
          <w:t xml:space="preserve">are executed</w:t>
        </w:r>
      </w:ins>
      <w:r>
        <w:t xml:space="preserve"> by </w:t>
      </w:r>
      <w:del w:id="100380" w:author="Revision merge (HM+PL)" w:date="2026-09-09T13:15:16Z">
        <w:r>
          <w:delText xml:space="preserve">default;</w:delText>
        </w:r>
      </w:del>
      <w:ins w:id="100381" w:author="Revision merge (HM+PL)" w:date="2026-09-09T13:15:16Z">
        <w:r>
          <w:t xml:space="preserve">default,</w:t>
        </w:r>
      </w:ins>
      <w:r>
        <w:t xml:space="preserve"> </w:t>
      </w:r>
      <w:del w:id="100382" w:author="Revision merge (HM+PL)" w:date="2026-09-09T13:15:16Z">
        <w:r>
          <w:delText xml:space="preserve">every</w:delText>
        </w:r>
      </w:del>
      <w:ins w:id="100383" w:author="Revision merge (HM+PL)" w:date="2026-09-09T13:15:16Z">
        <w:r>
          <w:t xml:space="preserve">whereas</w:t>
        </w:r>
      </w:ins>
      <w:r>
        <w:t xml:space="preserve"> </w:t>
      </w:r>
      <w:del w:id="100384" w:author="Revision merge (HM+PL)" w:date="2026-09-09T13:15:16Z">
        <w:r>
          <w:delText xml:space="preserve">subsequent</w:delText>
        </w:r>
      </w:del>
      <w:ins w:id="100385" w:author="Revision merge (HM+PL)" w:date="2026-09-09T13:15:16Z">
        <w:r>
          <w:t xml:space="preserve">all</w:t>
        </w:r>
      </w:ins>
      <w:r>
        <w:t xml:space="preserve"> </w:t>
      </w:r>
      <w:del w:id="100386" w:author="Revision merge (HM+PL)" w:date="2026-09-09T13:15:16Z">
        <w:r>
          <w:delText xml:space="preserve">stage</w:delText>
        </w:r>
      </w:del>
      <w:ins w:id="100387" w:author="Revision merge (HM+PL)" w:date="2026-09-09T13:15:16Z">
        <w:r>
          <w:t xml:space="preserve">downstream modules</w:t>
        </w:r>
      </w:ins>
      <w:r>
        <w:t xml:space="preserve"> can be </w:t>
      </w:r>
      <w:del w:id="100388" w:author="Revision merge (HM+PL)" w:date="2026-09-09T13:15:16Z">
        <w:r>
          <w:delText xml:space="preserve">toggled</w:delText>
        </w:r>
      </w:del>
      <w:ins w:id="100389" w:author="Revision merge (HM+PL)" w:date="2026-09-09T13:15:16Z">
        <w:r>
          <w:t xml:space="preserve">selectively enabled or disabled</w:t>
        </w:r>
      </w:ins>
      <w:r>
        <w:t xml:space="preserve"> via </w:t>
      </w:r>
      <w:r>
        <w:rPr>
          <w:rStyle w:val="VerbatimChar"/>
        </w:rPr>
        <w:t xml:space="preserve">cfg$stages$*</w:t>
      </w:r>
      <w:r>
        <w:t xml:space="preserve"> </w:t>
      </w:r>
      <w:del w:id="100390" w:author="Revision merge (HM+PL)" w:date="2026-09-09T13:15:16Z">
        <w:r>
          <w:delText xml:space="preserve">flags,</w:delText>
        </w:r>
      </w:del>
      <w:ins w:id="100391" w:author="Revision merge (HM+PL)" w:date="2026-09-09T13:15:16Z">
        <w:r>
          <w:t xml:space="preserve">flags;</w:t>
        </w:r>
      </w:ins>
      <w:r>
        <w:t xml:space="preserve"> </w:t>
      </w:r>
      <w:del w:id="100392" w:author="Revision merge (HM+PL)" w:date="2026-09-09T13:15:16Z">
        <w:r>
          <w:delText xml:space="preserve">e.g,</w:delText>
        </w:r>
      </w:del>
      <w:ins w:id="100393" w:author="Revision merge (HM+PL)" w:date="2026-09-09T13:15:16Z">
        <w:r>
          <w:t xml:space="preserve">for example,</w:t>
        </w:r>
      </w:ins>
      <w:r>
        <w:t xml:space="preserve"> users can re-run only the resistome modules after revising thresholds. TPM normalisation (R/03) and all gene-element stages (R/09–R/11) </w:t>
      </w:r>
      <w:del w:id="100394" w:author="Revision merge (HM+PL)" w:date="2026-09-09T13:15:16Z">
        <w:r>
          <w:delText xml:space="preserve">require</w:delText>
        </w:r>
      </w:del>
      <w:ins w:id="100395" w:author="Revision merge (HM+PL)" w:date="2026-09-09T13:15:16Z">
        <w:r>
          <w:t xml:space="preserve">are contingent upon</w:t>
        </w:r>
      </w:ins>
      <w:r>
        <w:t xml:space="preserve"> ABRicate outputs and are </w:t>
      </w:r>
      <w:del w:id="100396" w:author="Revision merge (HM+PL)" w:date="2026-09-09T13:15:16Z">
        <w:r>
          <w:delText xml:space="preserve">skipped</w:delText>
        </w:r>
      </w:del>
      <w:ins w:id="100397" w:author="Revision merge (HM+PL)" w:date="2026-09-09T13:15:16Z">
        <w:r>
          <w:t xml:space="preserve">automatically</w:t>
        </w:r>
      </w:ins>
      <w:r>
        <w:t xml:space="preserve"> </w:t>
      </w:r>
      <w:del w:id="100398" w:author="Revision merge (HM+PL)" w:date="2026-09-09T13:15:16Z">
        <w:r>
          <w:delText xml:space="preserve">otherwise.</w:delText>
        </w:r>
      </w:del>
      <w:ins w:id="100399" w:author="Revision merge (HM+PL)" w:date="2026-09-09T13:15:16Z">
        <w:r>
          <w:t xml:space="preserve">omitted</w:t>
        </w:r>
      </w:ins>
      <w:r>
        <w:t xml:space="preserve"> </w:t>
      </w:r>
      <w:del w:id="100400" w:author="Revision merge (HM+PL)" w:date="2026-09-09T13:15:16Z">
        <w:r>
          <w:delText xml:space="preserve">Per-study</w:delText>
        </w:r>
      </w:del>
      <w:ins w:id="100401" w:author="Revision merge (HM+PL)" w:date="2026-09-09T13:15:16Z">
        <w:r>
          <w:t xml:space="preserve">when such inputs are absent. Study-specific corrections to</w:t>
        </w:r>
      </w:ins>
      <w:r>
        <w:t xml:space="preserve"> NCBI taxonomy </w:t>
      </w:r>
      <w:del w:id="100402" w:author="Revision merge (HM+PL)" w:date="2026-09-09T13:15:16Z">
        <w:r>
          <w:delText xml:space="preserve">fixes,</w:delText>
        </w:r>
      </w:del>
      <w:ins w:id="100403" w:author="Revision merge (HM+PL)" w:date="2026-09-09T13:15:16Z">
        <w:r>
          <w:t xml:space="preserve">assignments,</w:t>
        </w:r>
      </w:ins>
      <w:r>
        <w:t xml:space="preserve"> </w:t>
      </w:r>
      <w:del w:id="100404" w:author="Revision merge (HM+PL)" w:date="2026-09-09T13:15:16Z">
        <w:r>
          <w:delText xml:space="preserve">when</w:delText>
        </w:r>
      </w:del>
      <w:ins w:id="100405" w:author="Revision merge (HM+PL)" w:date="2026-09-09T13:15:16Z">
        <w:r>
          <w:t xml:space="preserve">where</w:t>
        </w:r>
      </w:ins>
      <w:r>
        <w:t xml:space="preserve"> </w:t>
      </w:r>
      <w:del w:id="100406" w:author="Revision merge (HM+PL)" w:date="2026-09-09T13:15:16Z">
        <w:r>
          <w:delText xml:space="preserve">needed,</w:delText>
        </w:r>
      </w:del>
      <w:ins w:id="100407" w:author="Revision merge (HM+PL)" w:date="2026-09-09T13:15:16Z">
        <w:r>
          <w:t xml:space="preserve">required,</w:t>
        </w:r>
      </w:ins>
      <w:r>
        <w:t xml:space="preserve"> are </w:t>
      </w:r>
      <w:del w:id="100408" w:author="Revision merge (HM+PL)" w:date="2026-09-09T13:15:16Z">
        <w:r>
          <w:delText xml:space="preserve">declared</w:delText>
        </w:r>
      </w:del>
      <w:ins w:id="100409" w:author="Revision merge (HM+PL)" w:date="2026-09-09T13:15:16Z">
        <w:r>
          <w:t xml:space="preserve">encoded</w:t>
        </w:r>
      </w:ins>
      <w:r>
        <w:t xml:space="preserve"> in a structured </w:t>
      </w:r>
      <w:r>
        <w:rPr>
          <w:rStyle w:val="VerbatimChar"/>
        </w:rPr>
        <w:t xml:space="preserve">taxid_fixes.csv</w:t>
      </w:r>
      <w:r>
        <w:t xml:space="preserve"> </w:t>
      </w:r>
      <w:ins w:id="100410" w:author="Revision merge (HM+PL)" w:date="2026-09-09T13:15:16Z">
        <w:r>
          <w:t xml:space="preserve">table </w:t>
        </w:r>
      </w:ins>
      <w:r>
        <w:t xml:space="preserve">rather than</w:t>
      </w:r>
      <w:ins w:id="100411" w:author="Revision merge (HM+PL)" w:date="2026-09-09T13:15:16Z">
        <w:r>
          <w:t xml:space="preserve"> implemented</w:t>
        </w:r>
      </w:ins>
      <w:r>
        <w:t xml:space="preserve"> as row-index edits. </w:t>
      </w:r>
      <w:del w:id="100412" w:author="Revision merge (HM+PL)" w:date="2026-09-09T13:15:16Z">
        <w:r>
          <w:delText xml:space="preserve">A</w:delText>
        </w:r>
      </w:del>
      <w:ins w:id="100413" w:author="Revision merge (HM+PL)" w:date="2026-09-09T13:15:16Z">
        <w:r>
          <w:t xml:space="preserve">Multiple-testing</w:t>
        </w:r>
      </w:ins>
      <w:r>
        <w:t xml:space="preserve"> </w:t>
      </w:r>
      <w:del w:id="100414" w:author="Revision merge (HM+PL)" w:date="2026-09-09T13:15:16Z">
        <w:r>
          <w:delText xml:space="preserve">single</w:delText>
        </w:r>
      </w:del>
      <w:ins w:id="100415" w:author="Revision merge (HM+PL)" w:date="2026-09-09T13:15:16Z">
        <w:r>
          <w:t xml:space="preserve">correction is controlled through the</w:t>
        </w:r>
      </w:ins>
      <w:r>
        <w:t xml:space="preserve"> </w:t>
      </w:r>
      <w:r>
        <w:rPr>
          <w:rStyle w:val="VerbatimChar"/>
        </w:rPr>
        <w:t xml:space="preserve">cfg$stats$padjust_method</w:t>
      </w:r>
      <w:r>
        <w:t xml:space="preserve"> </w:t>
      </w:r>
      <w:del w:id="100416" w:author="Revision merge (HM+PL)" w:date="2026-09-09T13:15:16Z">
        <w:r>
          <w:delText xml:space="preserve">knob</w:delText>
        </w:r>
      </w:del>
      <w:ins w:id="100417" w:author="Revision merge (HM+PL)" w:date="2026-09-09T13:15:16Z">
        <w:r>
          <w:t xml:space="preserve">parameter,</w:t>
        </w:r>
      </w:ins>
      <w:r>
        <w:t xml:space="preserve"> </w:t>
      </w:r>
      <w:del w:id="100418" w:author="Revision merge (HM+PL)" w:date="2026-09-09T13:15:16Z">
        <w:r>
          <w:delText xml:space="preserve">(Benjamini-Hochberg</w:delText>
        </w:r>
      </w:del>
      <w:ins w:id="100419" w:author="Revision merge (HM+PL)" w:date="2026-09-09T13:15:16Z">
        <w:r>
          <w:t xml:space="preserve">ensuring consistent application of the selected adjustment throughout the pipeline. The Benjamini-Hochberg false discovery rate</w:t>
        </w:r>
      </w:ins>
      <w:r>
        <w:t xml:space="preserve"> is used by </w:t>
      </w:r>
      <w:del w:id="100420" w:author="Revision merge (HM+PL)" w:date="2026-09-09T13:15:16Z">
        <w:r>
          <w:delText xml:space="preserve">default;</w:delText>
        </w:r>
      </w:del>
      <w:ins w:id="100421" w:author="Revision merge (HM+PL)" w:date="2026-09-09T13:15:16Z">
        <w:r>
          <w:t xml:space="preserve">default,</w:t>
        </w:r>
      </w:ins>
      <w:r>
        <w:t xml:space="preserve"> </w:t>
      </w:r>
      <w:del w:id="100422" w:author="Revision merge (HM+PL)" w:date="2026-09-09T13:15:16Z">
        <w:r>
          <w:delText xml:space="preserve">full</w:delText>
        </w:r>
      </w:del>
      <w:ins w:id="100423" w:author="Revision merge (HM+PL)" w:date="2026-09-09T13:15:16Z">
        <w:r>
          <w:t xml:space="preserve">although</w:t>
        </w:r>
      </w:ins>
      <w:r>
        <w:t xml:space="preserve"> </w:t>
      </w:r>
      <w:del w:id="100424" w:author="Revision merge (HM+PL)" w:date="2026-09-09T13:15:16Z">
        <w:r>
          <w:delText xml:space="preserve">list</w:delText>
        </w:r>
      </w:del>
      <w:ins w:id="100425" w:author="Revision merge (HM+PL)" w:date="2026-09-09T13:15:16Z">
        <w:r>
          <w:t xml:space="preserve">alternative correction methods are supported and documented</w:t>
        </w:r>
      </w:ins>
      <w:r>
        <w:t xml:space="preserve"> in </w:t>
      </w:r>
      <w:r>
        <w:rPr>
          <w:rStyle w:val="VerbatimChar"/>
        </w:rPr>
        <w:t xml:space="preserve">docs/STATISTICS.md</w:t>
      </w:r>
      <w:del w:id="100426" w:author="Revision merge (HM+PL)" w:date="2026-09-09T13:15:16Z">
        <w:r>
          <w:delText xml:space="preserve">) routes every multiple-testing correction across the pipeline.</w:delText>
        </w:r>
      </w:del>
      <w:ins w:id="100427" w:author="Revision merge (HM+PL)" w:date="2026-09-09T13:15:16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Stages.</w:t>
      </w:r>
      <w:r>
        <w:t xml:space="preserve"> The pipeline </w:t>
      </w:r>
      <w:del w:id="100428" w:author="Revision merge (HM+PL)" w:date="2026-09-09T13:15:16Z">
        <w:r>
          <w:delText xml:space="preserve">organises</w:delText>
        </w:r>
      </w:del>
      <w:ins w:id="100429" w:author="Revision merge (HM+PL)" w:date="2026-09-09T13:15:16Z">
        <w:r>
          <w:t xml:space="preserve">is</w:t>
        </w:r>
      </w:ins>
      <w:r>
        <w:t xml:space="preserve"> </w:t>
      </w:r>
      <w:del w:id="100430" w:author="Revision merge (HM+PL)" w:date="2026-09-09T13:15:16Z">
        <w:r>
          <w:delText xml:space="preserve">its work</w:delText>
        </w:r>
      </w:del>
      <w:ins w:id="100431" w:author="Revision merge (HM+PL)" w:date="2026-09-09T13:15:16Z">
        <w:r>
          <w:t xml:space="preserve">organised</w:t>
        </w:r>
      </w:ins>
      <w:r>
        <w:t xml:space="preserve"> into five conceptual </w:t>
      </w:r>
      <w:del w:id="100432" w:author="Revision merge (HM+PL)" w:date="2026-09-09T13:15:16Z">
        <w:r>
          <w:delText xml:space="preserve">blocks.</w:delText>
        </w:r>
      </w:del>
      <w:ins w:id="100433" w:author="Revision merge (HM+PL)" w:date="2026-09-09T13:15:16Z">
        <w:r>
          <w:t xml:space="preserve">stages.</w:t>
        </w:r>
      </w:ins>
    </w:p>
    <w:p>
      <w:pPr>
        <w:pStyle w:val="BodyText"/>
      </w:pPr>
      <w:r>
        <w:t xml:space="preserve">(1) </w:t>
      </w:r>
      <w:del w:id="100434" w:author="Revision merge (HM+PL)" w:date="2026-09-09T13:15:16Z">
        <w:r>
          <w:rPr>
            <w:i/>
            <w:iCs/>
          </w:rPr>
          <w:delText xml:space="preserve">Ingest</w:delText>
        </w:r>
      </w:del>
      <w:ins w:id="100435" w:author="Revision merge (HM+PL)" w:date="2026-09-09T13:15:16Z">
        <w:r>
          <w:rPr>
            <w:i/>
            <w:iCs/>
          </w:rPr>
          <w:t xml:space="preserve">Data input</w:t>
        </w:r>
      </w:ins>
      <w:r>
        <w:rPr>
          <w:i/>
          <w:iCs/>
        </w:rPr>
        <w:t xml:space="preserve"> and </w:t>
      </w:r>
      <w:del w:id="100436" w:author="Revision merge (HM+PL)" w:date="2026-09-09T13:15:16Z">
        <w:r>
          <w:rPr>
            <w:i/>
            <w:iCs/>
          </w:rPr>
          <w:delText xml:space="preserve">cleaning</w:delText>
        </w:r>
      </w:del>
      <w:ins w:id="100437" w:author="Revision merge (HM+PL)" w:date="2026-09-09T13:15:16Z">
        <w:r>
          <w:rPr>
            <w:i/>
            <w:iCs/>
          </w:rPr>
          <w:t xml:space="preserve">decontamination</w:t>
        </w:r>
      </w:ins>
      <w:r>
        <w:t xml:space="preserve"> </w:t>
      </w:r>
      <w:del w:id="100438" w:author="Revision merge (HM+PL)" w:date="2026-09-09T13:15:16Z">
        <w:r>
          <w:delText xml:space="preserve">(R/00–R/02)</w:delText>
        </w:r>
      </w:del>
      <w:ins w:id="100439" w:author="Revision merge (HM+PL)" w:date="2026-09-09T13:15:16Z">
        <w:r>
          <w:t xml:space="preserve">(R/00–R/02).</w:t>
        </w:r>
      </w:ins>
      <w:r>
        <w:t xml:space="preserve"> </w:t>
      </w:r>
      <w:del w:id="100440" w:author="Revision merge (HM+PL)" w:date="2026-09-09T13:15:16Z">
        <w:r>
          <w:delText xml:space="preserve">load</w:delText>
        </w:r>
      </w:del>
      <w:ins w:id="100441" w:author="Revision merge (HM+PL)" w:date="2026-09-09T13:15:16Z">
        <w:r>
          <w:t xml:space="preserve">The pipeline imports</w:t>
        </w:r>
      </w:ins>
      <w:r>
        <w:t xml:space="preserve"> upstream </w:t>
      </w:r>
      <w:del w:id="100442" w:author="Revision merge (HM+PL)" w:date="2026-09-09T13:15:16Z">
        <w:r>
          <w:delText xml:space="preserve">tables</w:delText>
        </w:r>
      </w:del>
      <w:ins w:id="100443" w:author="Revision merge (HM+PL)" w:date="2026-09-09T13:15:16Z">
        <w:r>
          <w:t xml:space="preserve">outputs</w:t>
        </w:r>
      </w:ins>
      <w:r>
        <w:t xml:space="preserve"> — Kraken2/Bracken, ABRicate, Re-centrifuge contamination </w:t>
      </w:r>
      <w:del w:id="100444" w:author="Revision merge (HM+PL)" w:date="2026-09-09T13:15:16Z">
        <w:r>
          <w:delText xml:space="preserve">tags,</w:delText>
        </w:r>
      </w:del>
      <w:ins w:id="100445" w:author="Revision merge (HM+PL)" w:date="2026-09-09T13:15:16Z">
        <w:r>
          <w:t xml:space="preserve">tags and</w:t>
        </w:r>
      </w:ins>
      <w:r>
        <w:t xml:space="preserve"> study metadata</w:t>
      </w:r>
      <w:ins w:id="100446" w:author="Revision merge (HM+PL)" w:date="2026-09-09T13:15:16Z">
        <w:r>
          <w:t xml:space="preserve"> tables</w:t>
        </w:r>
      </w:ins>
      <w:r>
        <w:t xml:space="preserve"> — accommodating per-project input shapes rather than assuming a fixed column layout, </w:t>
      </w:r>
      <w:del w:id="100447" w:author="Revision merge (HM+PL)" w:date="2026-09-09T13:15:16Z">
        <w:r>
          <w:delText xml:space="preserve">apply</w:delText>
        </w:r>
      </w:del>
      <w:ins w:id="100448" w:author="Revision merge (HM+PL)" w:date="2026-09-09T13:15:16Z">
        <w:r>
          <w:t xml:space="preserve">applies</w:t>
        </w:r>
      </w:ins>
      <w:r>
        <w:t xml:space="preserve"> optional negative-control subtraction, </w:t>
      </w:r>
      <w:del w:id="100449" w:author="Revision merge (HM+PL)" w:date="2026-09-09T13:15:16Z">
        <w:r>
          <w:delText xml:space="preserve">merge</w:delText>
        </w:r>
      </w:del>
      <w:ins w:id="100450" w:author="Revision merge (HM+PL)" w:date="2026-09-09T13:15:16Z">
        <w:r>
          <w:t xml:space="preserve">merges</w:t>
        </w:r>
      </w:ins>
      <w:r>
        <w:t xml:space="preserve"> Bracken counts with the metadata covariates declared in </w:t>
      </w:r>
      <w:r>
        <w:rPr>
          <w:rStyle w:val="VerbatimChar"/>
        </w:rPr>
        <w:t xml:space="preserve">cfg$metadata$fixed_effects</w:t>
      </w:r>
      <w:r>
        <w:t xml:space="preserve"> / </w:t>
      </w:r>
      <w:r>
        <w:rPr>
          <w:rStyle w:val="VerbatimChar"/>
        </w:rPr>
        <w:t xml:space="preserve">random_effect</w:t>
      </w:r>
      <w:r>
        <w:t xml:space="preserve">, and </w:t>
      </w:r>
      <w:del w:id="100451" w:author="Revision merge (HM+PL)" w:date="2026-09-09T13:15:16Z">
        <w:r>
          <w:delText xml:space="preserve">link</w:delText>
        </w:r>
      </w:del>
      <w:ins w:id="100452" w:author="Revision merge (HM+PL)" w:date="2026-09-09T13:15:16Z">
        <w:r>
          <w:t xml:space="preserve">links</w:t>
        </w:r>
      </w:ins>
      <w:r>
        <w:t xml:space="preserve"> ABRicate calls to taxonomic assignments. Per-study taxonomy patches are applied from </w:t>
      </w:r>
      <w:r>
        <w:rPr>
          <w:rStyle w:val="VerbatimChar"/>
        </w:rPr>
        <w:t xml:space="preserve">taxid_fixes.csv</w:t>
      </w:r>
      <w:r>
        <w:t xml:space="preserve"> when supplied.</w:t>
      </w:r>
    </w:p>
    <w:p>
      <w:pPr>
        <w:pStyle w:val="BodyText"/>
      </w:pPr>
      <w:r>
        <w:t xml:space="preserve">(2) </w:t>
      </w:r>
      <w:r>
        <w:rPr>
          <w:i/>
          <w:iCs/>
        </w:rPr>
        <w:t xml:space="preserve">Gene-element normalisation</w:t>
      </w:r>
      <w:r>
        <w:t xml:space="preserve"> (R/03) computes per-(sample, GENE) TPM </w:t>
      </w:r>
      <w:del w:id="100453" w:author="Revision merge (HM+PL)" w:date="2026-09-09T13:15:16Z">
        <w:r>
          <w:delText xml:space="preserve">from</w:delText>
        </w:r>
      </w:del>
      <w:ins w:id="100454" w:author="Revision merge (HM+PL)" w:date="2026-09-09T13:15:16Z">
        <w:r>
          <w:t xml:space="preserve">based on</w:t>
        </w:r>
      </w:ins>
      <w:r>
        <w:t xml:space="preserve"> ABRicate </w:t>
      </w:r>
      <w:del w:id="100455" w:author="Revision merge (HM+PL)" w:date="2026-09-09T13:15:16Z">
        <w:r>
          <w:delText xml:space="preserve">hits</w:delText>
        </w:r>
      </w:del>
      <w:ins w:id="100456" w:author="Revision merge (HM+PL)" w:date="2026-09-09T13:15:16Z">
        <w:r>
          <w:t xml:space="preserve">hit counts</w:t>
        </w:r>
      </w:ins>
      <w:r>
        <w:t xml:space="preserve"> and</w:t>
      </w:r>
      <w:ins w:id="100457" w:author="Revision merge (HM+PL)" w:date="2026-09-09T13:15:16Z">
        <w:r>
          <w:t xml:space="preserve"> annotated</w:t>
        </w:r>
      </w:ins>
      <w:r>
        <w:t xml:space="preserve"> gene lengths.</w:t>
      </w:r>
    </w:p>
    <w:p>
      <w:pPr>
        <w:pStyle w:val="BodyText"/>
      </w:pPr>
      <w:r>
        <w:t xml:space="preserve">(3) </w:t>
      </w:r>
      <w:r>
        <w:rPr>
          <w:i/>
          <w:iCs/>
        </w:rPr>
        <w:t xml:space="preserve">Community analyses</w:t>
      </w:r>
      <w:r>
        <w:t xml:space="preserve"> (R/04–R/08) cover the standard taxonomic toolkit. </w:t>
      </w:r>
      <w:ins w:id="100458" w:author="Revision merge (HM+PL)" w:date="2026-09-09T13:15:16Z">
        <w:r>
          <w:t xml:space="preserve">Following standardisation and cleaning of shared taxon names, </w:t>
        </w:r>
      </w:ins>
      <w:r>
        <w:t xml:space="preserve">R/04–R/05 </w:t>
      </w:r>
      <w:del w:id="100459" w:author="Revision merge (HM+PL)" w:date="2026-09-09T13:15:16Z">
        <w:r>
          <w:delText xml:space="preserve">produce</w:delText>
        </w:r>
      </w:del>
      <w:ins w:id="100460" w:author="Revision merge (HM+PL)" w:date="2026-09-09T13:15:16Z">
        <w:r>
          <w:t xml:space="preserve">generate</w:t>
        </w:r>
      </w:ins>
      <w:r>
        <w:t xml:space="preserve"> Venn </w:t>
      </w:r>
      <w:del w:id="100461" w:author="Revision merge (HM+PL)" w:date="2026-09-09T13:15:16Z">
        <w:r>
          <w:delText xml:space="preserve">diagrams and</w:delText>
        </w:r>
      </w:del>
      <w:ins w:id="100462" w:author="Revision merge (HM+PL)" w:date="2026-09-09T13:15:16Z">
        <w:r>
          <w:t xml:space="preserve">diagrams,</w:t>
        </w:r>
      </w:ins>
      <w:r>
        <w:t xml:space="preserve"> annotated </w:t>
      </w:r>
      <w:del w:id="100463" w:author="Revision merge (HM+PL)" w:date="2026-09-09T13:15:16Z">
        <w:r>
          <w:delText xml:space="preserve">heatmaps</w:delText>
        </w:r>
      </w:del>
      <w:ins w:id="100464" w:author="Revision merge (HM+PL)" w:date="2026-09-09T13:15:16Z">
        <w:r>
          <w:t xml:space="preserve">heatmaps,</w:t>
        </w:r>
      </w:ins>
      <w:r>
        <w:t xml:space="preserve"> </w:t>
      </w:r>
      <w:del w:id="100465" w:author="Revision merge (HM+PL)" w:date="2026-09-09T13:15:16Z">
        <w:r>
          <w:delText xml:space="preserve">after a shared taxa-name cleanup, plus</w:delText>
        </w:r>
      </w:del>
      <w:ins w:id="100466" w:author="Revision merge (HM+PL)" w:date="2026-09-09T13:15:16Z">
        <w:r>
          <w:t xml:space="preserve">and</w:t>
        </w:r>
      </w:ins>
      <w:r>
        <w:t xml:space="preserve"> top-N stacked-bar relative-abundance plots (static PNG and interactive plotly HTML) with paired total-count and sample-prevalence panels. Alpha diversity (R/06) reports Shannon, Simpson, richness, Pielou, and Fisher metrics with Kruskal-Wallis tests and violin/bar plots, preferring a pre-computed indices CSV (e.g., Oxford Nanopore wf-metagenomics output) and falling back to the vegan R package. Beta diversity (R/07) </w:t>
      </w:r>
      <w:del w:id="100467" w:author="Revision merge (HM+PL)" w:date="2026-09-09T13:15:16Z">
        <w:r>
          <w:delText xml:space="preserve">computes</w:delText>
        </w:r>
      </w:del>
      <w:ins w:id="100468" w:author="Revision merge (HM+PL)" w:date="2026-09-09T13:15:16Z">
        <w:r>
          <w:t xml:space="preserve">assesses between-sample community differences using</w:t>
        </w:r>
      </w:ins>
      <w:r>
        <w:t xml:space="preserve"> PCoA on Hellinger-transformed Bray-Curtis distances with PERMANOVA (</w:t>
      </w:r>
      <w:r>
        <w:rPr>
          <w:rStyle w:val="VerbatimChar"/>
        </w:rPr>
        <w:t xml:space="preserve">adonis2</w:t>
      </w:r>
      <w:r>
        <w:t xml:space="preserve">, 9999 permutations) and PERMDISP (</w:t>
      </w:r>
      <w:r>
        <w:rPr>
          <w:rStyle w:val="VerbatimChar"/>
        </w:rPr>
        <w:t xml:space="preserve">betadisper</w:t>
      </w:r>
      <w:r>
        <w:t xml:space="preserve">) overlaid on the ordination. </w:t>
      </w:r>
      <w:del w:id="100469" w:author="Revision merge (HM+PL)" w:date="2026-09-09T13:15:16Z">
        <w:r>
          <w:delText xml:space="preserve">ALDEx2 differential</w:delText>
        </w:r>
      </w:del>
      <w:ins w:id="100470" w:author="Revision merge (HM+PL)" w:date="2026-09-09T13:15:16Z">
        <w:r>
          <w:t xml:space="preserve">Differential</w:t>
        </w:r>
      </w:ins>
      <w:r>
        <w:t xml:space="preserve"> abundance </w:t>
      </w:r>
      <w:ins w:id="100471" w:author="Revision merge (HM+PL)" w:date="2026-09-09T13:15:16Z">
        <w:r>
          <w:t xml:space="preserve">analysis </w:t>
        </w:r>
      </w:ins>
      <w:r>
        <w:t xml:space="preserve">(R/08) </w:t>
      </w:r>
      <w:del w:id="100472" w:author="Revision merge (HM+PL)" w:date="2026-09-09T13:15:16Z">
        <w:r>
          <w:delText xml:space="preserve">runs</w:delText>
        </w:r>
      </w:del>
      <w:ins w:id="100473" w:author="Revision merge (HM+PL)" w:date="2026-09-09T13:15:16Z">
        <w:r>
          <w:t xml:space="preserve">is performed</w:t>
        </w:r>
      </w:ins>
      <w:r>
        <w:t xml:space="preserve"> at </w:t>
      </w:r>
      <w:del w:id="100474" w:author="Revision merge (HM+PL)" w:date="2026-09-09T13:15:16Z">
        <w:r>
          <w:delText xml:space="preserve">two</w:delText>
        </w:r>
      </w:del>
      <w:ins w:id="100475" w:author="Revision merge (HM+PL)" w:date="2026-09-09T13:15:16Z">
        <w:r>
          <w:t xml:space="preserve">both</w:t>
        </w:r>
      </w:ins>
      <w:r>
        <w:t xml:space="preserve"> </w:t>
      </w:r>
      <w:del w:id="100476" w:author="Revision merge (HM+PL)" w:date="2026-09-09T13:15:16Z">
        <w:r>
          <w:delText xml:space="preserve">levels</w:delText>
        </w:r>
      </w:del>
      <w:ins w:id="100477" w:author="Revision merge (HM+PL)" w:date="2026-09-09T13:15:16Z">
        <w:r>
          <w:t xml:space="preserve">the</w:t>
        </w:r>
      </w:ins>
      <w:r>
        <w:t xml:space="preserve"> </w:t>
      </w:r>
      <w:del w:id="100478" w:author="Revision merge (HM+PL)" w:date="2026-09-09T13:15:16Z">
        <w:r>
          <w:delText xml:space="preserve">— taxa (Bracken counts)</w:delText>
        </w:r>
      </w:del>
      <w:ins w:id="100479" w:author="Revision merge (HM+PL)" w:date="2026-09-09T13:15:16Z">
        <w:r>
          <w:t xml:space="preserve">taxonomic</w:t>
        </w:r>
      </w:ins>
      <w:r>
        <w:t xml:space="preserve"> and </w:t>
      </w:r>
      <w:del w:id="100480" w:author="Revision merge (HM+PL)" w:date="2026-09-09T13:15:16Z">
        <w:r>
          <w:delText xml:space="preserve">genes</w:delText>
        </w:r>
      </w:del>
      <w:ins w:id="100481" w:author="Revision merge (HM+PL)" w:date="2026-09-09T13:15:16Z">
        <w:r>
          <w:t xml:space="preserve">functional</w:t>
        </w:r>
      </w:ins>
      <w:r>
        <w:t xml:space="preserve"> </w:t>
      </w:r>
      <w:del w:id="100482" w:author="Revision merge (HM+PL)" w:date="2026-09-09T13:15:16Z">
        <w:r>
          <w:delText xml:space="preserve">(ABRicate</w:delText>
        </w:r>
      </w:del>
      <w:ins w:id="100483" w:author="Revision merge (HM+PL)" w:date="2026-09-09T13:15:16Z">
        <w:r>
          <w:t xml:space="preserve">level using ALDEx2: taxonomic analysis uses Bracken counts, whereas gene-level analysis uses ABRicate</w:t>
        </w:r>
      </w:ins>
      <w:r>
        <w:t xml:space="preserve"> contig hits per (sample, </w:t>
      </w:r>
      <w:del w:id="100484" w:author="Revision merge (HM+PL)" w:date="2026-09-09T13:15:16Z">
        <w:r>
          <w:delText xml:space="preserve">GENE)),</w:delText>
        </w:r>
      </w:del>
      <w:ins w:id="100485" w:author="Revision merge (HM+PL)" w:date="2026-09-09T13:15:16Z">
        <w:r>
          <w:t xml:space="preserve">GENE).</w:t>
        </w:r>
      </w:ins>
      <w:r>
        <w:t xml:space="preserve"> </w:t>
      </w:r>
      <w:del w:id="100486" w:author="Revision merge (HM+PL)" w:date="2026-09-09T13:15:16Z">
        <w:r>
          <w:delText xml:space="preserve">combining</w:delText>
        </w:r>
      </w:del>
      <w:ins w:id="100487" w:author="Revision merge (HM+PL)" w:date="2026-09-09T13:15:16Z">
        <w:r>
          <w:t xml:space="preserve">The workflow combines</w:t>
        </w:r>
      </w:ins>
      <w:r>
        <w:t xml:space="preserve"> an omnibus Kruskal-Wallis </w:t>
      </w:r>
      <w:ins w:id="100488" w:author="Revision merge (HM+PL)" w:date="2026-09-09T13:15:16Z">
        <w:r>
          <w:t xml:space="preserve">test </w:t>
        </w:r>
      </w:ins>
      <w:r>
        <w:t xml:space="preserve">with pairwise Welch's </w:t>
      </w:r>
      <w:del w:id="100489" w:author="Revision merge (HM+PL)" w:date="2026-09-09T13:15:16Z">
        <w:r>
          <w:delText xml:space="preserve">t tests,</w:delText>
        </w:r>
      </w:del>
      <w:ins w:id="100490" w:author="Revision merge (HM+PL)" w:date="2026-09-09T13:15:16Z">
        <w:r>
          <w:t xml:space="preserve">t-tests,</w:t>
        </w:r>
      </w:ins>
      <w:r>
        <w:t xml:space="preserve"> with an optional </w:t>
      </w:r>
      <w:r>
        <w:rPr>
          <w:rStyle w:val="VerbatimChar"/>
        </w:rPr>
        <w:t xml:space="preserve">aldex.glm</w:t>
      </w:r>
      <w:r>
        <w:t xml:space="preserve"> design path for covariate-adjusted models.</w:t>
      </w:r>
      <w:ins w:id="100491" w:author="Revision merge (HM+PL)" w:date="2026-09-09T13:15:16Z">
        <w:r>
          <w:t xml:space="preserve"> This compositional approach is deliberate: ALDEx2 models counts through a centred log-ratio (CLR) transformation, which accounts for the compositional nature of sequencing data and avoids the spurious correlations that arise when raw or total counts are compared directly [10]; gene-level features are additionally length-normalised as TPM (R/03) so that genes of differing length remain comparable.</w:t>
        </w:r>
      </w:ins>
    </w:p>
    <w:p>
      <w:pPr>
        <w:pStyle w:val="BodyText"/>
      </w:pPr>
      <w:r>
        <w:t xml:space="preserve">(4) </w:t>
      </w:r>
      <w:r>
        <w:rPr>
          <w:i/>
          <w:iCs/>
        </w:rPr>
        <w:t xml:space="preserve">Functional profiling</w:t>
      </w:r>
      <w:r>
        <w:t xml:space="preserve"> (R/09–R/11) runs a shared analysis engine three times against domain-specific databases: </w:t>
      </w:r>
      <w:del w:id="100492" w:author="Revision merge (HM+PL)" w:date="2026-09-09T13:15:16Z">
        <w:r>
          <w:delText xml:space="preserve">the</w:delText>
        </w:r>
      </w:del>
      <w:ins w:id="100493" w:author="Revision merge (HM+PL)" w:date="2026-09-09T13:15:16Z">
        <w:r>
          <w:t xml:space="preserve">(i)</w:t>
        </w:r>
      </w:ins>
      <w:r>
        <w:t xml:space="preserve"> resistome </w:t>
      </w:r>
      <w:del w:id="100494" w:author="Revision merge (HM+PL)" w:date="2026-09-09T13:15:16Z">
        <w:r>
          <w:delText xml:space="preserve">(ABRicate/CARD,</w:delText>
        </w:r>
      </w:del>
      <w:ins w:id="100495" w:author="Revision merge (HM+PL)" w:date="2026-09-09T13:15:16Z">
        <w:r>
          <w:t xml:space="preserve">profiling</w:t>
        </w:r>
      </w:ins>
      <w:r>
        <w:t xml:space="preserve"> </w:t>
      </w:r>
      <w:del w:id="100496" w:author="Revision merge (HM+PL)" w:date="2026-09-09T13:15:16Z">
        <w:r>
          <w:delText xml:space="preserve">with</w:delText>
        </w:r>
      </w:del>
      <w:ins w:id="100497" w:author="Revision merge (HM+PL)" w:date="2026-09-09T13:15:16Z">
        <w:r>
          <w:t xml:space="preserve">using ABRicate/CARD annotations, including</w:t>
        </w:r>
      </w:ins>
      <w:r>
        <w:t xml:space="preserve"> drug-class </w:t>
      </w:r>
      <w:del w:id="100498" w:author="Revision merge (HM+PL)" w:date="2026-09-09T13:15:16Z">
        <w:r>
          <w:delText xml:space="preserve">classification),</w:delText>
        </w:r>
      </w:del>
      <w:ins w:id="100499" w:author="Revision merge (HM+PL)" w:date="2026-09-09T13:15:16Z">
        <w:r>
          <w:t xml:space="preserve">classification;</w:t>
        </w:r>
      </w:ins>
      <w:r>
        <w:t xml:space="preserve"> </w:t>
      </w:r>
      <w:del w:id="100500" w:author="Revision merge (HM+PL)" w:date="2026-09-09T13:15:16Z">
        <w:r>
          <w:delText xml:space="preserve">the</w:delText>
        </w:r>
      </w:del>
      <w:ins w:id="100501" w:author="Revision merge (HM+PL)" w:date="2026-09-09T13:15:16Z">
        <w:r>
          <w:t xml:space="preserve">(ii)</w:t>
        </w:r>
      </w:ins>
      <w:r>
        <w:t xml:space="preserve"> virulome </w:t>
      </w:r>
      <w:del w:id="100502" w:author="Revision merge (HM+PL)" w:date="2026-09-09T13:15:16Z">
        <w:r>
          <w:delText xml:space="preserve">(VFDB,</w:delText>
        </w:r>
      </w:del>
      <w:ins w:id="100503" w:author="Revision merge (HM+PL)" w:date="2026-09-09T13:15:16Z">
        <w:r>
          <w:t xml:space="preserve">profiling using VFDB,</w:t>
        </w:r>
      </w:ins>
      <w:r>
        <w:t xml:space="preserve"> with functional categories extracted from the ABRicate </w:t>
      </w:r>
      <w:r>
        <w:rPr>
          <w:rStyle w:val="VerbatimChar"/>
        </w:rPr>
        <w:t xml:space="preserve">PRODUCT</w:t>
      </w:r>
      <w:r>
        <w:t xml:space="preserve"> </w:t>
      </w:r>
      <w:del w:id="100504" w:author="Revision merge (HM+PL)" w:date="2026-09-09T13:15:16Z">
        <w:r>
          <w:delText xml:space="preserve">field)</w:delText>
        </w:r>
      </w:del>
      <w:ins w:id="100505" w:author="Revision merge (HM+PL)" w:date="2026-09-09T13:15:16Z">
        <w:r>
          <w:t xml:space="preserve">field;</w:t>
        </w:r>
      </w:ins>
      <w:r>
        <w:t xml:space="preserve"> </w:t>
      </w:r>
      <w:del w:id="100506" w:author="Revision merge (HM+PL)" w:date="2026-09-09T13:15:16Z">
        <w:r>
          <w:delText xml:space="preserve">and the</w:delText>
        </w:r>
      </w:del>
      <w:ins w:id="100507" w:author="Revision merge (HM+PL)" w:date="2026-09-09T13:15:16Z">
        <w:r>
          <w:t xml:space="preserve">(iii)</w:t>
        </w:r>
      </w:ins>
      <w:r>
        <w:t xml:space="preserve"> mobilome </w:t>
      </w:r>
      <w:del w:id="100508" w:author="Revision merge (HM+PL)" w:date="2026-09-09T13:15:16Z">
        <w:r>
          <w:delText xml:space="preserve">(PlasmidFinder,</w:delText>
        </w:r>
      </w:del>
      <w:ins w:id="100509" w:author="Revision merge (HM+PL)" w:date="2026-09-09T13:15:16Z">
        <w:r>
          <w:t xml:space="preserve">profiling</w:t>
        </w:r>
      </w:ins>
      <w:r>
        <w:t xml:space="preserve"> </w:t>
      </w:r>
      <w:del w:id="100510" w:author="Revision merge (HM+PL)" w:date="2026-09-09T13:15:16Z">
        <w:r>
          <w:delText xml:space="preserve">with</w:delText>
        </w:r>
      </w:del>
      <w:ins w:id="100511" w:author="Revision merge (HM+PL)" w:date="2026-09-09T13:15:16Z">
        <w:r>
          <w:t xml:space="preserve">using PlasmidFinder, incorporating</w:t>
        </w:r>
      </w:ins>
      <w:r>
        <w:t xml:space="preserve"> configurable replicon-family classification </w:t>
      </w:r>
      <w:del w:id="100512" w:author="Revision merge (HM+PL)" w:date="2026-09-09T13:15:16Z">
        <w:r>
          <w:delText xml:space="preserve">— Col-like,</w:delText>
        </w:r>
      </w:del>
      <w:ins w:id="100513" w:author="Revision merge (HM+PL)" w:date="2026-09-09T13:15:16Z">
        <w:r>
          <w:t xml:space="preserve">(Col-like,</w:t>
        </w:r>
      </w:ins>
      <w:r>
        <w:t xml:space="preserve"> IncF, IncX, other Inc). </w:t>
      </w:r>
      <w:del w:id="100514" w:author="Revision merge (HM+PL)" w:date="2026-09-09T13:15:16Z">
        <w:r>
          <w:delText xml:space="preserve">Each</w:delText>
        </w:r>
      </w:del>
      <w:ins w:id="100515" w:author="Revision merge (HM+PL)" w:date="2026-09-09T13:15:16Z">
        <w:r>
          <w:t xml:space="preserve">For</w:t>
        </w:r>
      </w:ins>
      <w:r>
        <w:t xml:space="preserve"> </w:t>
      </w:r>
      <w:del w:id="100516" w:author="Revision merge (HM+PL)" w:date="2026-09-09T13:15:16Z">
        <w:r>
          <w:delText xml:space="preserve">domain</w:delText>
        </w:r>
      </w:del>
      <w:ins w:id="100517" w:author="Revision merge (HM+PL)" w:date="2026-09-09T13:15:16Z">
        <w:r>
          <w:t xml:space="preserve">each</w:t>
        </w:r>
      </w:ins>
      <w:r>
        <w:t xml:space="preserve"> </w:t>
      </w:r>
      <w:del w:id="100518" w:author="Revision merge (HM+PL)" w:date="2026-09-09T13:15:16Z">
        <w:r>
          <w:delText xml:space="preserve">emits</w:delText>
        </w:r>
      </w:del>
      <w:ins w:id="100519" w:author="Revision merge (HM+PL)" w:date="2026-09-09T13:15:16Z">
        <w:r>
          <w:t xml:space="preserve">domain,</w:t>
        </w:r>
      </w:ins>
      <w:r>
        <w:t xml:space="preserve"> </w:t>
      </w:r>
      <w:del w:id="100520" w:author="Revision merge (HM+PL)" w:date="2026-09-09T13:15:16Z">
        <w:r>
          <w:delText xml:space="preserve">its</w:delText>
        </w:r>
      </w:del>
      <w:ins w:id="100521" w:author="Revision merge (HM+PL)" w:date="2026-09-09T13:15:16Z">
        <w:r>
          <w:t xml:space="preserve">the</w:t>
        </w:r>
      </w:ins>
      <w:r>
        <w:t xml:space="preserve"> </w:t>
      </w:r>
      <w:del w:id="100522" w:author="Revision merge (HM+PL)" w:date="2026-09-09T13:15:16Z">
        <w:r>
          <w:delText xml:space="preserve">own</w:delText>
        </w:r>
      </w:del>
      <w:ins w:id="100523" w:author="Revision merge (HM+PL)" w:date="2026-09-09T13:15:16Z">
        <w:r>
          <w:t xml:space="preserve">pipeline generates</w:t>
        </w:r>
      </w:ins>
      <w:r>
        <w:t xml:space="preserve"> alpha </w:t>
      </w:r>
      <w:del w:id="100524" w:author="Revision merge (HM+PL)" w:date="2026-09-09T13:15:16Z">
        <w:r>
          <w:delText xml:space="preserve">diversity,</w:delText>
        </w:r>
      </w:del>
      <w:ins w:id="100525" w:author="Revision merge (HM+PL)" w:date="2026-09-09T13:15:16Z">
        <w:r>
          <w:t xml:space="preserve">diversity metrics,</w:t>
        </w:r>
      </w:ins>
      <w:r>
        <w:t xml:space="preserve"> Venn </w:t>
      </w:r>
      <w:del w:id="100526" w:author="Revision merge (HM+PL)" w:date="2026-09-09T13:15:16Z">
        <w:r>
          <w:delText xml:space="preserve">diagram,</w:delText>
        </w:r>
      </w:del>
      <w:ins w:id="100527" w:author="Revision merge (HM+PL)" w:date="2026-09-09T13:15:16Z">
        <w:r>
          <w:t xml:space="preserve">diagrams,</w:t>
        </w:r>
      </w:ins>
      <w:r>
        <w:t xml:space="preserve"> gene- and category-level heatmaps, relative-abundance and total-count panels, and a PCoA + PERMANOVA + PERMDISP suite.</w:t>
      </w:r>
    </w:p>
    <w:p>
      <w:pPr>
        <w:pStyle w:val="BodyText"/>
      </w:pPr>
      <w:r>
        <w:t xml:space="preserve">(5) </w:t>
      </w:r>
      <w:r>
        <w:rPr>
          <w:i/>
          <w:iCs/>
        </w:rPr>
        <w:t xml:space="preserve">Integration, reporting and manifest</w:t>
      </w:r>
      <w:r>
        <w:t xml:space="preserve"> (R/12–R/14).</w:t>
      </w:r>
      <w:ins w:id="100528" w:author="Revision merge (HM+PL)" w:date="2026-09-09T13:15:16Z">
        <w:r>
          <w:t xml:space="preserve"> The final stage integrates results across all domains and produces the reporting outputs.</w:t>
        </w:r>
      </w:ins>
      <w:r>
        <w:t xml:space="preserve"> R/12 reports igraph topology metrics (degree, betweenness, Louvain modularity) alongside its network, chord and Sankey outputs, and exports Gephi-compatible node/edge tables. R/13 assembles main and supplementary composite figures (PNG and TIFF independently toggleable) driven by a slot-YAML layout, plus </w:t>
      </w:r>
      <w:r>
        <w:rPr>
          <w:rStyle w:val="VerbatimChar"/>
        </w:rPr>
        <w:t xml:space="preserve">supplementary_tables.xlsx</w:t>
      </w:r>
      <w:r>
        <w:t xml:space="preserve">. R/14 writes </w:t>
      </w:r>
      <w:r>
        <w:rPr>
          <w:rStyle w:val="VerbatimChar"/>
        </w:rPr>
        <w:t xml:space="preserve">manifest.json</w:t>
      </w:r>
      <w:r>
        <w:t xml:space="preserve"> (contract v1.2), a kind-tagged catalogue of every figure, table and intermediate artefact the pipeline produced, providing a stable contract for downstream integration.</w:t>
      </w:r>
    </w:p>
    <w:p>
      <w:pPr>
        <w:pStyle w:val="BodyText"/>
      </w:pPr>
      <w:r>
        <w:rPr>
          <w:b/>
          <w:bCs/>
        </w:rPr>
        <w:t xml:space="preserve">Reporting.</w:t>
      </w:r>
      <w:r>
        <w:t xml:space="preserve"> </w:t>
      </w:r>
      <w:del w:id="100529" w:author="Revision merge (HM+PL)" w:date="2026-09-09T13:15:16Z">
        <w:r>
          <w:delText xml:space="preserve">The</w:delText>
        </w:r>
      </w:del>
      <w:ins w:id="100530" w:author="Revision merge (HM+PL)" w:date="2026-09-09T13:15:16Z">
        <w:r>
          <w:t xml:space="preserve">Results are rendered through a</w:t>
        </w:r>
      </w:ins>
      <w:r>
        <w:t xml:space="preserve"> Quarto template</w:t>
      </w:r>
      <w:del w:id="100531" w:author="Revision merge (HM+PL)" w:date="2026-09-09T13:15:16Z">
        <w:r>
          <w:delText xml:space="preserve"> renders all outputs</w:delText>
        </w:r>
      </w:del>
      <w:r>
        <w:t xml:space="preserve"> as a multi-page HTML dashboard </w:t>
      </w:r>
      <w:del w:id="100532" w:author="Revision merge (HM+PL)" w:date="2026-09-09T13:15:16Z">
        <w:r>
          <w:delText xml:space="preserve">with</w:delText>
        </w:r>
      </w:del>
      <w:ins w:id="100533" w:author="Revision merge (HM+PL)" w:date="2026-09-09T13:15:16Z">
        <w:r>
          <w:t xml:space="preserve">containing</w:t>
        </w:r>
      </w:ins>
      <w:r>
        <w:t xml:space="preserve"> </w:t>
      </w:r>
      <w:del w:id="100534" w:author="Revision merge (HM+PL)" w:date="2026-09-09T13:15:16Z">
        <w:r>
          <w:delText xml:space="preserve">per-domain</w:delText>
        </w:r>
      </w:del>
      <w:ins w:id="100535" w:author="Revision merge (HM+PL)" w:date="2026-09-09T13:15:16Z">
        <w:r>
          <w:t xml:space="preserve">dedicated</w:t>
        </w:r>
      </w:ins>
      <w:r>
        <w:t xml:space="preserve"> panels </w:t>
      </w:r>
      <w:del w:id="100536" w:author="Revision merge (HM+PL)" w:date="2026-09-09T13:15:16Z">
        <w:r>
          <w:delText xml:space="preserve">(taxonomy,</w:delText>
        </w:r>
      </w:del>
      <w:ins w:id="100537" w:author="Revision merge (HM+PL)" w:date="2026-09-09T13:15:16Z">
        <w:r>
          <w:t xml:space="preserve">for taxonomy,</w:t>
        </w:r>
      </w:ins>
      <w:r>
        <w:t xml:space="preserve"> diversity, differential abundance, resistome, virulome, </w:t>
      </w:r>
      <w:del w:id="100538" w:author="Revision merge (HM+PL)" w:date="2026-09-09T13:15:16Z">
        <w:r>
          <w:delText xml:space="preserve">mobilome, network)</w:delText>
        </w:r>
      </w:del>
      <w:ins w:id="100539" w:author="Revision merge (HM+PL)" w:date="2026-09-09T13:15:16Z">
        <w:r>
          <w:t xml:space="preserve">mobilome</w:t>
        </w:r>
      </w:ins>
      <w:r>
        <w:t xml:space="preserve"> and</w:t>
      </w:r>
      <w:ins w:id="100540" w:author="Revision merge (HM+PL)" w:date="2026-09-09T13:15:16Z">
        <w:r>
          <w:t xml:space="preserve"> network, plus</w:t>
        </w:r>
      </w:ins>
      <w:r>
        <w:t xml:space="preserve"> embedded download links. Dependencies are pinned via </w:t>
      </w:r>
      <w:r>
        <w:rPr>
          <w:rStyle w:val="VerbatimChar"/>
        </w:rPr>
        <w:t xml:space="preserve">renv</w:t>
      </w:r>
      <w:r>
        <w:t xml:space="preserve">, and the project requires R ≥ 4.5; external command-line tools (Kraken2, Bracken, ABRicate, Re-centrifuge) are assumed to have been run upstream.</w:t>
      </w:r>
      <w:ins w:id="100541" w:author="Revision merge (HM+PL)" w:date="2026-09-09T13:15:16Z">
        <w:r>
          <w:t xml:space="preserve"> Because MERIDIAN consumes these pre-computed outputs rather than the raw reads, its own footprint is modest and single-threaded (peaking at ~1.5 GB; Section 3), and is therefore decoupled from the substantial memory required by upstream taxonomic classification (for example, a full Kraken2 database), which can be run separately on high-memory or cloud infrastructure.</w:t>
        </w:r>
      </w:ins>
    </w:p>
    <w:bookmarkEnd w:id="17"/>
    <w:bookmarkStart w:id="21" w:name="Xe535e7deb3457bf6891dfc100ac742aa591bc31"/>
    <w:p>
      <w:pPr>
        <w:pStyle w:val="Heading2"/>
      </w:pPr>
      <w:r>
        <w:t xml:space="preserve">3 Application and Validation</w:t>
      </w:r>
    </w:p>
    <w:p>
      <w:pPr>
        <w:pStyle w:val="FirstParagraph"/>
      </w:pPr>
      <w:r>
        <w:t xml:space="preserve">We </w:t>
      </w:r>
      <w:del w:id="100542" w:author="Revision merge (HM+PL)" w:date="2026-09-09T13:15:16Z">
        <w:r>
          <w:delText xml:space="preserve">are validating</w:delText>
        </w:r>
      </w:del>
      <w:ins w:id="100543" w:author="Revision merge (HM+PL)" w:date="2026-09-09T13:15:16Z">
        <w:r>
          <w:t xml:space="preserve">validated</w:t>
        </w:r>
      </w:ins>
      <w:r>
        <w:t xml:space="preserve"> the pipeline against two </w:t>
      </w:r>
      <w:del w:id="100544" w:author="Revision merge (HM+PL)" w:date="2026-09-09T13:15:16Z">
        <w:r>
          <w:delText xml:space="preserve">real </w:delText>
        </w:r>
      </w:del>
      <w:r>
        <w:t xml:space="preserve">long-read chicken caecum </w:t>
      </w:r>
      <w:del w:id="100545" w:author="Revision merge (HM+PL)" w:date="2026-09-09T13:15:16Z">
        <w:r>
          <w:delText xml:space="preserve">metagenomics</w:delText>
        </w:r>
      </w:del>
      <w:ins w:id="100546" w:author="Revision merge (HM+PL)" w:date="2026-09-09T13:15:16Z">
        <w:r>
          <w:t xml:space="preserve">metagenomic</w:t>
        </w:r>
      </w:ins>
      <w:r>
        <w:t xml:space="preserve"> studies. The </w:t>
      </w:r>
      <w:del w:id="100547" w:author="Revision merge (HM+PL)" w:date="2026-09-09T13:15:16Z">
        <w:r>
          <w:delText xml:space="preserve">reference</w:delText>
        </w:r>
      </w:del>
      <w:ins w:id="100548" w:author="Revision merge (HM+PL)" w:date="2026-09-09T13:15:16Z">
        <w:r>
          <w:t xml:space="preserve">primary</w:t>
        </w:r>
      </w:ins>
      <w:r>
        <w:t xml:space="preserve"> </w:t>
      </w:r>
      <w:del w:id="100549" w:author="Revision merge (HM+PL)" w:date="2026-09-09T13:15:16Z">
        <w:r>
          <w:delText xml:space="preserve">cohort</w:delText>
        </w:r>
      </w:del>
      <w:ins w:id="100550" w:author="Revision merge (HM+PL)" w:date="2026-09-09T13:15:16Z">
        <w:r>
          <w:t xml:space="preserve">dataset</w:t>
        </w:r>
      </w:ins>
      <w:r>
        <w:t xml:space="preserve"> (</w:t>
      </w:r>
      <w:r>
        <w:rPr>
          <w:rStyle w:val="VerbatimChar"/>
        </w:rPr>
        <w:t xml:space="preserve">Chicken batch 1</w:t>
      </w:r>
      <w:r>
        <w:t xml:space="preserve">, PC_JC_2024-11-29; 18 samples; 3 dietary groups — Dulse, Reference diet, Soyabean meal) </w:t>
      </w:r>
      <w:ins w:id="100551" w:author="Revision merge (HM+PL)" w:date="2026-09-09T13:15:16Z">
        <w:r>
          <w:t xml:space="preserve">is publicly available under NCBI BioProject PRJNA1406192 and </w:t>
        </w:r>
      </w:ins>
      <w:r>
        <w:t xml:space="preserve">has approximately 46 hand-edited R scripts </w:t>
      </w:r>
      <w:del w:id="100552" w:author="Revision merge (HM+PL)" w:date="2026-09-09T13:15:16Z">
        <w:r>
          <w:delText xml:space="preserve">and</w:delText>
        </w:r>
      </w:del>
      <w:ins w:id="100553" w:author="Revision merge (HM+PL)" w:date="2026-09-09T13:15:16Z">
        <w:r>
          <w:t xml:space="preserve">with</w:t>
        </w:r>
      </w:ins>
      <w:r>
        <w:t xml:space="preserve"> </w:t>
      </w:r>
      <w:del w:id="100554" w:author="Revision merge (HM+PL)" w:date="2026-09-09T13:15:16Z">
        <w:r>
          <w:delText xml:space="preserve">known-good</w:delText>
        </w:r>
      </w:del>
      <w:ins w:id="100555" w:author="Revision merge (HM+PL)" w:date="2026-09-09T13:15:16Z">
        <w:r>
          <w:t xml:space="preserve">corresponding validated</w:t>
        </w:r>
      </w:ins>
      <w:r>
        <w:t xml:space="preserve"> figures and </w:t>
      </w:r>
      <w:del w:id="100556" w:author="Revision merge (HM+PL)" w:date="2026-09-09T13:15:16Z">
        <w:r>
          <w:delText xml:space="preserve">tables already in place,</w:delText>
        </w:r>
      </w:del>
      <w:ins w:id="100557" w:author="Revision merge (HM+PL)" w:date="2026-09-09T13:15:16Z">
        <w:r>
          <w:t xml:space="preserve">tables,</w:t>
        </w:r>
      </w:ins>
      <w:r>
        <w:t xml:space="preserve"> so each stage can be compared output-for-output against the corresponding ground-truth artefact. The </w:t>
      </w:r>
      <w:del w:id="100558" w:author="Revision merge (HM+PL)" w:date="2026-09-09T13:15:16Z">
        <w:r>
          <w:delText xml:space="preserve">scaling</w:delText>
        </w:r>
      </w:del>
      <w:ins w:id="100559" w:author="Revision merge (HM+PL)" w:date="2026-09-09T13:15:16Z">
        <w:r>
          <w:t xml:space="preserve">second</w:t>
        </w:r>
      </w:ins>
      <w:r>
        <w:t xml:space="preserve"> </w:t>
      </w:r>
      <w:del w:id="100560" w:author="Revision merge (HM+PL)" w:date="2026-09-09T13:15:16Z">
        <w:r>
          <w:delText xml:space="preserve">and feature-coverage cohort</w:delText>
        </w:r>
      </w:del>
      <w:ins w:id="100561" w:author="Revision merge (HM+PL)" w:date="2026-09-09T13:15:16Z">
        <w:r>
          <w:t xml:space="preserve">dataset</w:t>
        </w:r>
      </w:ins>
      <w:r>
        <w:t xml:space="preserve"> (</w:t>
      </w:r>
      <w:r>
        <w:rPr>
          <w:rStyle w:val="VerbatimChar"/>
        </w:rPr>
        <w:t xml:space="preserve">Chicken batch 2</w:t>
      </w:r>
      <w:r>
        <w:t xml:space="preserve">, JC_FL_2025-05-20; 32 </w:t>
      </w:r>
      <w:del w:id="100562" w:author="Revision merge (HM+PL)" w:date="2026-09-09T13:15:16Z">
        <w:r>
          <w:delText xml:space="preserve">samples;</w:delText>
        </w:r>
      </w:del>
      <w:ins w:id="100563" w:author="Revision merge (HM+PL)" w:date="2026-09-09T13:15:16Z">
        <w:r>
          <w:t xml:space="preserve">samples), for which public release is pending publication of the associated study, was used for scalability and feature coverage: samples were organised into a</w:t>
        </w:r>
      </w:ins>
      <w:r>
        <w:t xml:space="preserve"> 4-level composite </w:t>
      </w:r>
      <w:r>
        <w:rPr>
          <w:rStyle w:val="VerbatimChar"/>
        </w:rPr>
        <w:t xml:space="preserve">Treatment_Bird</w:t>
      </w:r>
      <w:r>
        <w:t xml:space="preserve"> grouping </w:t>
      </w:r>
      <w:del w:id="100564" w:author="Revision merge (HM+PL)" w:date="2026-09-09T13:15:16Z">
        <w:r>
          <w:delText xml:space="preserve">— Control_W4,</w:delText>
        </w:r>
      </w:del>
      <w:ins w:id="100565" w:author="Revision merge (HM+PL)" w:date="2026-09-09T13:15:16Z">
        <w:r>
          <w:t xml:space="preserve">(Control_W4,</w:t>
        </w:r>
      </w:ins>
      <w:r>
        <w:t xml:space="preserve"> Control_W5, Dulse_W4, Dulse_W5) </w:t>
      </w:r>
      <w:del w:id="100566" w:author="Revision merge (HM+PL)" w:date="2026-09-09T13:15:16Z">
        <w:r>
          <w:delText xml:space="preserve">exercises</w:delText>
        </w:r>
      </w:del>
      <w:ins w:id="100567" w:author="Revision merge (HM+PL)" w:date="2026-09-09T13:15:16Z">
        <w:r>
          <w:t xml:space="preserve">with</w:t>
        </w:r>
      </w:ins>
      <w:r>
        <w:t xml:space="preserve"> a random effect (</w:t>
      </w:r>
      <w:r>
        <w:rPr>
          <w:rStyle w:val="VerbatimChar"/>
        </w:rPr>
        <w:t xml:space="preserve">block</w:t>
      </w:r>
      <w:r>
        <w:t xml:space="preserve">, pens 1–8), two declared negative controls (CTRL1, CTRL2), and a larger per-stage feature load. Two purpose-built validation scripts (</w:t>
      </w:r>
      <w:r>
        <w:rPr>
          <w:rStyle w:val="VerbatimChar"/>
        </w:rPr>
        <w:t xml:space="preserve">scripts/diff_normdata.R</w:t>
      </w:r>
      <w:r>
        <w:t xml:space="preserve"> and </w:t>
      </w:r>
      <w:r>
        <w:rPr>
          <w:rStyle w:val="VerbatimChar"/>
        </w:rPr>
        <w:t xml:space="preserve">scripts/probe_taxid_parse.R</w:t>
      </w:r>
      <w:r>
        <w:t xml:space="preserve">) provide numerical-diff and regression checks on the most error-prone intermediates, and </w:t>
      </w:r>
      <w:r>
        <w:rPr>
          <w:rStyle w:val="VerbatimChar"/>
        </w:rPr>
        <w:t xml:space="preserve">run_pipeline.R</w:t>
      </w:r>
      <w:r>
        <w:t xml:space="preserve"> auto-instruments per-stage wall time and peak R-process memory (via a </w:t>
      </w:r>
      <w:r>
        <w:rPr>
          <w:rStyle w:val="VerbatimChar"/>
        </w:rPr>
        <w:t xml:space="preserve">gc()</w:t>
      </w:r>
      <w:r>
        <w:t xml:space="preserve">-bracketed wrapper equivalent to the </w:t>
      </w:r>
      <w:r>
        <w:rPr>
          <w:rStyle w:val="VerbatimChar"/>
        </w:rPr>
        <w:t xml:space="preserve">peakRAM</w:t>
      </w:r>
      <w:r>
        <w:t xml:space="preserve"> methodology) and prints a slowest-first breakdown to the run log.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Per-stage primary output on the two validation cohorts (B1 = Chicken batch 1, n=18; B2 = Chicken batch 2, n=32). Same statistical settings (PERMANOVA 9999 permutations, ALDEx2</w:t>
      </w:r>
      <w:r>
        <w:t xml:space="preserve"> </w:t>
      </w:r>
      <w:r>
        <w:rPr>
          <w:rStyle w:val="VerbatimChar"/>
        </w:rPr>
        <w:t xml:space="preserve">mc.samples</w:t>
      </w:r>
      <w:r>
        <w:t xml:space="preserve"> </w:t>
      </w:r>
      <w:r>
        <w:t xml:space="preserve">= 128); 2026-06-23 sequential run.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B1 primary output</w:t>
            </w:r>
          </w:p>
        </w:tc>
        <w:tc>
          <w:tcPr/>
          <w:p>
            <w:pPr>
              <w:pStyle w:val="Compact"/>
            </w:pPr>
            <w:r>
              <w:t xml:space="preserve">B2 primary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load_inputs</w:t>
            </w:r>
          </w:p>
        </w:tc>
        <w:tc>
          <w:tcPr/>
          <w:p>
            <w:pPr>
              <w:pStyle w:val="Compact"/>
            </w:pPr>
            <w:r>
              <w:t xml:space="preserve">5 upstream tables parsed</w:t>
            </w:r>
          </w:p>
        </w:tc>
        <w:tc>
          <w:tcPr/>
          <w:p>
            <w:pPr>
              <w:pStyle w:val="Compact"/>
            </w:pPr>
            <w:r>
              <w:t xml:space="preserve">5 upstream tables parsed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taxid_fixes.csv</w:t>
            </w:r>
            <w:r>
              <w:t xml:space="preserve"> </w:t>
            </w:r>
            <w:r>
              <w:t xml:space="preserve">applied; no controls declared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taxid_fixes.csv</w:t>
            </w:r>
            <w:r>
              <w:t xml:space="preserve">; 2 controls (CTRL1, CTRL2) subtracted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normalisation</w:t>
            </w:r>
          </w:p>
        </w:tc>
        <w:tc>
          <w:tcPr/>
          <w:p>
            <w:pPr>
              <w:pStyle w:val="Compact"/>
            </w:pPr>
            <w:r>
              <w:t xml:space="preserve">gene-element TPM table written</w:t>
            </w:r>
          </w:p>
        </w:tc>
        <w:tc>
          <w:tcPr/>
          <w:p>
            <w:pPr>
              <w:pStyle w:val="Compact"/>
            </w:pPr>
            <w:r>
              <w:t xml:space="preserve">gene-element TPM table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taxonomy</w:t>
            </w:r>
          </w:p>
        </w:tc>
        <w:tc>
          <w:tcPr/>
          <w:p>
            <w:pPr>
              <w:pStyle w:val="Compact"/>
            </w:pPr>
            <w:r>
              <w:t xml:space="preserve">2,971 / 11,196 (taxon, sample) rows kept (count ≥ 5)</w:t>
            </w:r>
          </w:p>
        </w:tc>
        <w:tc>
          <w:tcPr/>
          <w:p>
            <w:pPr>
              <w:pStyle w:val="Compact"/>
            </w:pPr>
            <w:r>
              <w:t xml:space="preserve">5,570 / 6,549 (taxon, sample) rows kept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relative_abundance</w:t>
            </w:r>
          </w:p>
        </w:tc>
        <w:tc>
          <w:tcPr/>
          <w:p>
            <w:pPr>
              <w:pStyle w:val="Compact"/>
            </w:pPr>
            <w:r>
              <w:t xml:space="preserve">1,700 / 72,152 rows kept (count &gt; 17); top-50 + Others</w:t>
            </w:r>
          </w:p>
        </w:tc>
        <w:tc>
          <w:tcPr/>
          <w:p>
            <w:pPr>
              <w:pStyle w:val="Compact"/>
            </w:pPr>
            <w:r>
              <w:t xml:space="preserve">7,557 / 18,073 rows kept; top-50 +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alpha_diversity</w:t>
            </w:r>
          </w:p>
        </w:tc>
        <w:tc>
          <w:tcPr/>
          <w:p>
            <w:pPr>
              <w:pStyle w:val="Compact"/>
            </w:pPr>
            <w:r>
              <w:t xml:space="preserve">9 metrics × 18 samples; KW per metric</w:t>
            </w:r>
          </w:p>
        </w:tc>
        <w:tc>
          <w:tcPr/>
          <w:p>
            <w:pPr>
              <w:pStyle w:val="Compact"/>
            </w:pPr>
            <w:r>
              <w:t xml:space="preserve">9 metrics × 32 samples; KW per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beta_diversity</w:t>
            </w:r>
          </w:p>
        </w:tc>
        <w:tc>
          <w:tcPr/>
          <w:p>
            <w:pPr>
              <w:pStyle w:val="Compact"/>
            </w:pPr>
            <w:r>
              <w:t xml:space="preserve">PERMANOVA R² = 0.145, p = 0.22; PERMDISP p = 0.027</w:t>
            </w:r>
          </w:p>
        </w:tc>
        <w:tc>
          <w:tcPr/>
          <w:p>
            <w:pPr>
              <w:pStyle w:val="Compact"/>
            </w:pPr>
            <w:r>
              <w:t xml:space="preserve">PERMANOVA R² = 0.121, p = 0.15; PERMDISP p = 0.053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differential_abundance</w:t>
            </w:r>
          </w:p>
        </w:tc>
        <w:tc>
          <w:tcPr/>
          <w:p>
            <w:pPr>
              <w:pStyle w:val="Compact"/>
            </w:pPr>
            <w:r>
              <w:t xml:space="preserve">31 taxa + 157 gene features; 3 pairwise contrasts</w:t>
            </w:r>
          </w:p>
        </w:tc>
        <w:tc>
          <w:tcPr/>
          <w:p>
            <w:pPr>
              <w:pStyle w:val="Compact"/>
            </w:pPr>
            <w:r>
              <w:t xml:space="preserve">53 taxa + 221 gene features; 6 pairwise contrasts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resistome (CARD)</w:t>
            </w:r>
          </w:p>
        </w:tc>
        <w:tc>
          <w:tcPr/>
          <w:p>
            <w:pPr>
              <w:pStyle w:val="Compact"/>
            </w:pPr>
            <w:r>
              <w:t xml:space="preserve">348 rows / 85 genes / 18 drug classes</w:t>
            </w:r>
          </w:p>
        </w:tc>
        <w:tc>
          <w:tcPr/>
          <w:p>
            <w:pPr>
              <w:pStyle w:val="Compact"/>
            </w:pPr>
            <w:r>
              <w:t xml:space="preserve">648 rows / 99 genes / 20 drug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virulome (VFDB)</w:t>
            </w:r>
          </w:p>
        </w:tc>
        <w:tc>
          <w:tcPr/>
          <w:p>
            <w:pPr>
              <w:pStyle w:val="Compact"/>
            </w:pPr>
            <w:r>
              <w:t xml:space="preserve">320 rows / 140 genes / 6 VF functions (17 / 18 samples)</w:t>
            </w:r>
          </w:p>
        </w:tc>
        <w:tc>
          <w:tcPr/>
          <w:p>
            <w:pPr>
              <w:pStyle w:val="Compact"/>
            </w:pPr>
            <w:r>
              <w:t xml:space="preserve">492 rows / 156 genes / 8 VF functions (26 / 32 samples)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mobilome (PlasmidFinder)</w:t>
            </w:r>
          </w:p>
        </w:tc>
        <w:tc>
          <w:tcPr/>
          <w:p>
            <w:pPr>
              <w:pStyle w:val="Compact"/>
            </w:pPr>
            <w:r>
              <w:t xml:space="preserve">65 rows / 10 replicons / 3 families</w:t>
            </w:r>
          </w:p>
        </w:tc>
        <w:tc>
          <w:tcPr/>
          <w:p>
            <w:pPr>
              <w:pStyle w:val="Compact"/>
            </w:pPr>
            <w:r>
              <w:t xml:space="preserve">137 rows / 25 replicons / 5 families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247 edges, 100 nodes (18 + 42 + 40); modularity = 0.31</w:t>
            </w:r>
          </w:p>
        </w:tc>
        <w:tc>
          <w:tcPr/>
          <w:p>
            <w:pPr>
              <w:pStyle w:val="Compact"/>
            </w:pPr>
            <w:r>
              <w:t xml:space="preserve">576 edges, 210 nodes (32 + 77 + 101); modularity = 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panels</w:t>
            </w:r>
          </w:p>
        </w:tc>
        <w:tc>
          <w:tcPr/>
          <w:p>
            <w:pPr>
              <w:pStyle w:val="Compact"/>
            </w:pPr>
            <w:r>
              <w:t xml:space="preserve">main + supplementary composite figures (PNG / TIFF) +</w:t>
            </w:r>
            <w:r>
              <w:t xml:space="preserve"> </w:t>
            </w:r>
            <w:r>
              <w:rPr>
                <w:rStyle w:val="VerbatimChar"/>
              </w:rPr>
              <w:t xml:space="preserve">supplementary_tables.xlsx</w:t>
            </w:r>
          </w:p>
        </w:tc>
        <w:tc>
          <w:tcPr/>
          <w:p>
            <w:pPr>
              <w:pStyle w:val="Compact"/>
            </w:pPr>
            <w:r>
              <w:t xml:space="preserve">main + supplementary composite figures (PNG / TIFF) +</w:t>
            </w:r>
            <w:r>
              <w:t xml:space="preserve"> </w:t>
            </w:r>
            <w:r>
              <w:rPr>
                <w:rStyle w:val="VerbatimChar"/>
              </w:rPr>
              <w:t xml:space="preserve">supplementary_tables.xlsx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(contract v1.2; 85 kB)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(contract v1.2; 80 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Quarto dashboard HTML (~14 MB)</w:t>
            </w:r>
          </w:p>
        </w:tc>
        <w:tc>
          <w:tcPr/>
          <w:p>
            <w:pPr>
              <w:pStyle w:val="Compact"/>
            </w:pPr>
            <w:r>
              <w:t xml:space="preserve">Quarto dashboard HTML (~18 MB)</w:t>
            </w:r>
          </w:p>
        </w:tc>
      </w:tr>
    </w:tbl>
    <w:p>
      <w:pPr>
        <w:pStyle w:val="BodyText"/>
      </w:pPr>
      <w:r>
        <w:t xml:space="preserve">Across both </w:t>
      </w:r>
      <w:del w:id="100568" w:author="Revision merge (HM+PL)" w:date="2026-09-09T13:15:16Z">
        <w:r>
          <w:delText xml:space="preserve">cohorts</w:delText>
        </w:r>
      </w:del>
      <w:ins w:id="100569" w:author="Revision merge (HM+PL)" w:date="2026-09-09T13:15:16Z">
        <w:r>
          <w:t xml:space="preserve">datasets</w:t>
        </w:r>
      </w:ins>
      <w:r>
        <w:t xml:space="preserve"> (</w:t>
      </w:r>
      <w:r>
        <w:rPr>
          <w:b/>
          <w:bCs/>
        </w:rPr>
        <w:t xml:space="preserve">Table 1</w:t>
      </w:r>
      <w:r>
        <w:t xml:space="preserve">), every enabled stage produced its expected primary artefact under identical settings. Feature counts scale with cohort size and grouping complexity: B2 (n=32, 4-level </w:t>
      </w:r>
      <w:r>
        <w:rPr>
          <w:rStyle w:val="VerbatimChar"/>
        </w:rPr>
        <w:t xml:space="preserve">Treatment_Bird</w:t>
      </w:r>
      <w:r>
        <w:t xml:space="preserve">) yields ~1.5–2× the resistome (648 vs 348 rows), virulome (492 vs 320) and mobilome (137 vs 65) rows of B1, with 53 vs 31 differentially abundant taxa across 6 vs 3 pairwise contrasts and a denser integrated network (576 edges/210 nodes/modularity 0.40 vs 247/100/0.31). The pipeline closes cleanly on both runs, producing a contract-v1.2 </w:t>
      </w:r>
      <w:r>
        <w:rPr>
          <w:rStyle w:val="VerbatimChar"/>
        </w:rPr>
        <w:t xml:space="preserve">manifest.json</w:t>
      </w:r>
      <w:r>
        <w:t xml:space="preserve"> (~80–85 kB) and a Quarto HTML dashboard (~14–18 MB). The performance profile (</w:t>
      </w:r>
      <w:r>
        <w:rPr>
          <w:b/>
          <w:bCs/>
        </w:rPr>
        <w:t xml:space="preserve">Figure 2</w:t>
      </w:r>
      <w:r>
        <w:t xml:space="preserve">) illustrated that the end-to-end runtime grew from 6m 41s on B1 to 8m 19s on B2 (+24 %, sublinear in both sample count and pairwise-contrast count), dominated on both cohorts by ALDEx2 differential abundance (32 % of B1 total, 40 % of B2). Peak R-process memory tracks the same monotone </w:t>
      </w:r>
      <w:del w:id="100570" w:author="Revision merge (HM+PL)" w:date="2026-09-09T13:15:16Z">
        <w:r>
          <w:delText xml:space="preserve">profile —</w:delText>
        </w:r>
      </w:del>
      <w:ins w:id="100571" w:author="Revision merge (HM+PL)" w:date="2026-09-09T13:15:16Z">
        <w:r>
          <w:t xml:space="preserve">profile,</w:t>
        </w:r>
      </w:ins>
      <w:r>
        <w:t xml:space="preserve"> climbing through the gene-element domains as the joint long-form </w:t>
      </w:r>
      <w:r>
        <w:rPr>
          <w:rStyle w:val="VerbatimChar"/>
        </w:rPr>
        <w:t xml:space="preserve">(sample × gene)</w:t>
      </w:r>
      <w:r>
        <w:t xml:space="preserve"> tables grow (~1 GB plateau) and tops out during R/13 panel assembly (1.33 GB on B1, 1.51 GB on B2), where every domain's PNGs and tables are loaded simultaneously to lay out; the </w:t>
      </w:r>
      <w:r>
        <w:rPr>
          <w:rStyle w:val="VerbatimChar"/>
        </w:rPr>
        <w:t xml:space="preserve">report</w:t>
      </w:r>
      <w:r>
        <w:t xml:space="preserve"> stage's modest peak (~0.6 GB) reflects work delegated to the external Quarto process.</w:t>
      </w:r>
    </w:p>
    <w:p>
      <w:pPr>
        <w:pStyle w:val="BodyText"/>
      </w:pPr>
      <w:r>
        <w:drawing>
          <wp:inline>
            <wp:extent cx="5334000" cy="5754729"/>
            <wp:effectExtent b="0" l="0" r="0" t="0"/>
            <wp:docPr descr="Figure 2. Pipeline performance across four long-read metagenomic cohorts. (A) Per-stage wall time (log scale) and (B) peak R-process heap, sorted by B2 runtime. (C) Cumulative wall time and (D) running peak memory in pipeline order. R 4.5.0 single-thread analysis, including PERMANOVA 9999 permutations, ALDEx2 mc.samples = 128. B1 = Chicken batch 1 (n=18, 3 dietary groups); B2 = Chicken batch 2 (n=32, 4-level Treatment_Bird, block random effect, two negative controls); HW = Egyptian hospital wastewater (n=20); WL = East Atlantic Flyway wetlands (n=24)." title="" id="19" name="Picture"/>
            <a:graphic>
              <a:graphicData uri="http://schemas.openxmlformats.org/drawingml/2006/picture">
                <pic:pic>
                  <pic:nvPicPr>
                    <pic:cNvPr descr="figure2_pipeline_performanc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4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>
          <w:del w:id="100572" w:author="Revision merge (HM+PL)" w:date="2026-09-09T13:15:16Z"/>
        </w:rPr>
      </w:pPr>
      <w:del w:id="100573" w:author="Revision merge (HM+PL)" w:date="2026-09-09T13:15:16Z">
        <w:r>
          <w:delText xml:space="preserve">One expected and deliberate divergence concerns the resistome stage: the ground-truth</w:delText>
        </w:r>
      </w:del>
      <w:del w:id="100574" w:author="Revision merge (HM+PL)" w:date="2026-09-09T13:15:16Z">
        <w:r>
          <w:delText xml:space="preserve"> </w:delText>
        </w:r>
      </w:del>
      <w:del w:id="100575" w:author="Revision merge (HM+PL)" w:date="2026-09-09T13:15:16Z">
        <w:r>
          <w:rPr>
            <w:rStyle w:val="VerbatimChar"/>
          </w:rPr>
          <w:delText xml:space="preserve">cleanData.R</w:delText>
        </w:r>
      </w:del>
      <w:del w:id="100576" w:author="Revision merge (HM+PL)" w:date="2026-09-09T13:15:16Z">
        <w:r>
          <w:delText xml:space="preserve"> </w:delText>
        </w:r>
      </w:del>
      <w:del w:id="100577" w:author="Revision merge (HM+PL)" w:date="2026-09-09T13:15:16Z">
        <w:r>
          <w:delText xml:space="preserve">misparses taxids carrying variant suffixes, dropping the corresponding ABRicate rows. R/02 fixes this parsing bug, so the pipeline retains 110 additional (sample, GENE) rows relative to the hand-edited output (</w:delText>
        </w:r>
      </w:del>
      <w:del w:id="100578" w:author="Revision merge (HM+PL)" w:date="2026-09-09T13:15:16Z">
        <w:r>
          <w:rPr>
            <w:rStyle w:val="VerbatimChar"/>
          </w:rPr>
          <w:delText xml:space="preserve">scripts/diff_normdata.R</w:delText>
        </w:r>
      </w:del>
      <w:del w:id="100579" w:author="Revision merge (HM+PL)" w:date="2026-09-09T13:15:16Z">
        <w:r>
          <w:delText xml:space="preserve"> </w:delText>
        </w:r>
      </w:del>
      <w:del w:id="100580" w:author="Revision merge (HM+PL)" w:date="2026-09-09T13:15:16Z">
        <w:r>
          <w:delText xml:space="preserve">on the 2026-06-23 B1 run: pipeline = 733 rows, ground truth = 623; 121 rows gained by the parsing fix, 11 rows present in the ground truth that the pipeline currently drops — concentrated in a handful of plasmid replicon and accessory resistance calls, queued for inspection rather than treated as a regression). Jaccard agreement on the</w:delText>
        </w:r>
      </w:del>
      <w:del w:id="100581" w:author="Revision merge (HM+PL)" w:date="2026-09-09T13:15:16Z">
        <w:r>
          <w:delText xml:space="preserve"> </w:delText>
        </w:r>
      </w:del>
      <w:del w:id="100582" w:author="Revision merge (HM+PL)" w:date="2026-09-09T13:15:16Z">
        <w:r>
          <w:rPr>
            <w:rStyle w:val="VerbatimChar"/>
          </w:rPr>
          <w:delText xml:space="preserve">(sample, GENE)</w:delText>
        </w:r>
      </w:del>
      <w:del w:id="100583" w:author="Revision merge (HM+PL)" w:date="2026-09-09T13:15:16Z">
        <w:r>
          <w:delText xml:space="preserve"> </w:delText>
        </w:r>
      </w:del>
      <w:del w:id="100584" w:author="Revision merge (HM+PL)" w:date="2026-09-09T13:15:16Z">
        <w:r>
          <w:delText xml:space="preserve">key set is 0.82. Across the other stages with directly comparable ground-truth artefacts, sample-set agreement is exact for alpha diversity (18/18), and Jaccard for the network Gephi exports against the most recent hand-edited snapshot is 0.85 (nodes) and 0.87 (edges). Per-stage comparisons against the remaining hand-edited artefacts — taxonomy, beta diversity, and differential abundance — are deferred to a separate validation effort. The Re-centrifuge column-slicing heuristic in R/02 is acknowledged as still coarse and is queued for rework.</w:delText>
        </w:r>
      </w:del>
    </w:p>
    <w:p>
      <w:pPr>
        <w:pStyle w:val="BodyText"/>
        <w:rPr>
          <w:ins w:id="100585" w:author="Revision merge (HM+PL)" w:date="2026-09-09T13:15:16Z"/>
        </w:rPr>
      </w:pPr>
      <w:ins w:id="100586" w:author="Revision merge (HM+PL)" w:date="2026-09-09T13:15:16Z">
        <w:r>
          <w:t xml:space="preserve">One anticipated and deliberate discrepancy arises at the resistome stage: the ground-truth</w:t>
        </w:r>
      </w:ins>
      <w:ins w:id="100587" w:author="Revision merge (HM+PL)" w:date="2026-09-09T13:15:16Z">
        <w:r>
          <w:t xml:space="preserve"> </w:t>
        </w:r>
      </w:ins>
      <w:ins w:id="100588" w:author="Revision merge (HM+PL)" w:date="2026-09-09T13:15:16Z">
        <w:r>
          <w:rPr>
            <w:rStyle w:val="VerbatimChar"/>
          </w:rPr>
          <w:t xml:space="preserve">cleanData.R</w:t>
        </w:r>
      </w:ins>
      <w:ins w:id="100589" w:author="Revision merge (HM+PL)" w:date="2026-09-09T13:15:16Z">
        <w:r>
          <w:t xml:space="preserve"> </w:t>
        </w:r>
      </w:ins>
      <w:ins w:id="100590" w:author="Revision merge (HM+PL)" w:date="2026-09-09T13:15:16Z">
        <w:r>
          <w:t xml:space="preserve">misparses taxids carrying variant suffixes, dropping the corresponding ABRicate rows. R/02 corrects this parsing issue, so the pipeline retains 110 additional (sample, GENE) rows relative to the hand-edited output (</w:t>
        </w:r>
      </w:ins>
      <w:ins w:id="100591" w:author="Revision merge (HM+PL)" w:date="2026-09-09T13:15:16Z">
        <w:r>
          <w:rPr>
            <w:rStyle w:val="VerbatimChar"/>
          </w:rPr>
          <w:t xml:space="preserve">scripts/diff_normdata.R</w:t>
        </w:r>
      </w:ins>
      <w:ins w:id="100592" w:author="Revision merge (HM+PL)" w:date="2026-09-09T13:15:16Z">
        <w:r>
          <w:t xml:space="preserve"> </w:t>
        </w:r>
      </w:ins>
      <w:ins w:id="100593" w:author="Revision merge (HM+PL)" w:date="2026-09-09T13:15:16Z">
        <w:r>
          <w:t xml:space="preserve">on the 2026-06-23 B1 run: pipeline = 733 rows, ground truth = 623; 121 rows recovered by the parsing correction, and 11 rows present in the ground truth that the pipeline currently drops, concentrated in a handful of plasmid replicon and accessory resistance calls, queued for inspection rather than treated as a regression). Jaccard agreement on the</w:t>
        </w:r>
      </w:ins>
      <w:ins w:id="100594" w:author="Revision merge (HM+PL)" w:date="2026-09-09T13:15:16Z">
        <w:r>
          <w:t xml:space="preserve"> </w:t>
        </w:r>
      </w:ins>
      <w:ins w:id="100595" w:author="Revision merge (HM+PL)" w:date="2026-09-09T13:15:16Z">
        <w:r>
          <w:rPr>
            <w:rStyle w:val="VerbatimChar"/>
          </w:rPr>
          <w:t xml:space="preserve">(sample, GENE)</w:t>
        </w:r>
      </w:ins>
      <w:ins w:id="100596" w:author="Revision merge (HM+PL)" w:date="2026-09-09T13:15:16Z">
        <w:r>
          <w:t xml:space="preserve"> </w:t>
        </w:r>
      </w:ins>
      <w:ins w:id="100597" w:author="Revision merge (HM+PL)" w:date="2026-09-09T13:15:16Z">
        <w:r>
          <w:t xml:space="preserve">key set is 0.82. For other stages with directly comparable ground-truth artefacts, sample-set agreement is exact for alpha diversity (18/18), and Jaccard for the network Gephi exports against the most recent hand-edited snapshot is 0.85 (nodes) and 0.87 (edges). Per-stage comparisons against the remaining hand-edited artefacts — taxonomy, beta diversity, and differential abundance — are deferred to a separate validation effort. The Re-centrifuge column-slicing heuristic in R/02 is acknowledged as still coarse and is queued for rework.</w:t>
        </w:r>
      </w:ins>
    </w:p>
    <w:p>
      <w:pPr>
        <w:pStyle w:val="BodyText"/>
        <w:rPr>
          <w:ins w:id="100598" w:author="Revision merge (HM+PL)" w:date="2026-09-09T13:15:16Z"/>
        </w:rPr>
      </w:pPr>
      <w:ins w:id="100599" w:author="Revision merge (HM+PL)" w:date="2026-09-09T13:15:16Z">
        <w:r>
          <w:t xml:space="preserve">To assess portability beyond the development cohorts, we applied MERIDIAN unmodified — changing only</w:t>
        </w:r>
      </w:ins>
      <w:ins w:id="100600" w:author="Revision merge (HM+PL)" w:date="2026-09-09T13:15:16Z">
        <w:r>
          <w:t xml:space="preserve"> </w:t>
        </w:r>
      </w:ins>
      <w:ins w:id="100601" w:author="Revision merge (HM+PL)" w:date="2026-09-09T13:15:16Z">
        <w:r>
          <w:rPr>
            <w:rStyle w:val="VerbatimChar"/>
          </w:rPr>
          <w:t xml:space="preserve">config.yaml</w:t>
        </w:r>
      </w:ins>
      <w:ins w:id="100602" w:author="Revision merge (HM+PL)" w:date="2026-09-09T13:15:16Z">
        <w:r>
          <w:t xml:space="preserve"> </w:t>
        </w:r>
      </w:ins>
      <w:ins w:id="100603" w:author="Revision merge (HM+PL)" w:date="2026-09-09T13:15:16Z">
        <w:r>
          <w:t xml:space="preserve">— to two independent, publicly available long-read (ONT) metagenomic studies spanning the One Health continuum: hospital wastewater versus tap water from five Egyptian hospitals (NCBI BioProject PRJNA1266479; 20 samples) and anthropogenically impacted versus natural wetland sites along the East Atlantic Flyway (ENA BioProject PRJEB96272; 24 samples). Both cohorts completed all fifteen stages in a single run (4m 08s and 7m 37s; peak 2.0 and 3.6 GB), each emitting a Quarto dashboard, publication panels and a contract-v1.2</w:t>
        </w:r>
      </w:ins>
      <w:ins w:id="100604" w:author="Revision merge (HM+PL)" w:date="2026-09-09T13:15:16Z">
        <w:r>
          <w:t xml:space="preserve"> </w:t>
        </w:r>
      </w:ins>
      <w:ins w:id="100605" w:author="Revision merge (HM+PL)" w:date="2026-09-09T13:15:16Z">
        <w:r>
          <w:rPr>
            <w:rStyle w:val="VerbatimChar"/>
          </w:rPr>
          <w:t xml:space="preserve">manifest.json</w:t>
        </w:r>
      </w:ins>
      <w:ins w:id="100606" w:author="Revision merge (HM+PL)" w:date="2026-09-09T13:15:16Z">
        <w:r>
          <w:t xml:space="preserve">. The pipeline recovered biologically coherent structure: hospital wastewater was significantly richer and compositionally distinct from tap water (PERMANOVA R² = 0.18, p = 3 × 10⁻⁴), and wetland virulence-factor load was higher at anthropogenically impacted than natural sites across the flyway (PERMANOVA R² = 0.088, p_adj = 0.037; functional profiles available for 23 of 24 samples). Both datasets also exercised edge cases absent from the chicken cohorts — a single-group resistome/mobilome in the hospital cohort (tap water carried essentially no ARGs) and an absence of plasmid replicons in the wetland water (PlasmidFinder), consistent with the source study — which the pipeline handled by skipping the affected sub-analyses with logged notices rather than failing. As these datasets lack hand-curated ground-truth artefacts, they demonstrate portability and robustness across sample types rather than output-for-output correctness.</w:t>
        </w:r>
      </w:ins>
    </w:p>
    <w:p>
      <w:pPr>
        <w:pStyle w:val="BodyText"/>
        <w:rPr>
          <w:ins w:id="100607" w:author="Revision merge (HM+PL)" w:date="2026-09-09T13:15:16Z"/>
        </w:rPr>
      </w:pPr>
      <w:ins w:id="100608" w:author="Revision merge (HM+PL)" w:date="2026-09-09T13:15:16Z">
        <w:r>
          <w:rPr>
            <w:b/>
            <w:bCs/>
          </w:rPr>
          <w:t xml:space="preserve">Table S1.</w:t>
        </w:r>
      </w:ins>
      <w:ins w:id="100609" w:author="Revision merge (HM+PL)" w:date="2026-09-09T13:15:16Z">
        <w:r>
          <w:t xml:space="preserve"> </w:t>
        </w:r>
      </w:ins>
      <w:ins w:id="100610" w:author="Revision merge (HM+PL)" w:date="2026-09-09T13:15:16Z">
        <w:r>
          <w:t xml:space="preserve">MERIDIAN applied across four long-read metagenomic cohorts spanning the One Health continuum. B1/B2 are the poultry development cohorts; the Egyptian hospital-wastewater and East Atlantic Flyway wetland cohorts are independent public datasets analysed with configuration changes only.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One Health axis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Primary contrast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Peak RAM</w:t>
            </w:r>
          </w:p>
        </w:tc>
        <w:tc>
          <w:tcPr/>
          <w:p>
            <w:pPr>
              <w:pStyle w:val="Compact"/>
            </w:pPr>
            <w:r>
              <w:t xml:space="preserve">Headline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Chicken batch 1</w:t>
            </w:r>
          </w:p>
        </w:tc>
        <w:tc>
          <w:tcPr/>
          <w:p>
            <w:pPr>
              <w:pStyle w:val="Compact"/>
            </w:pPr>
            <w:r>
              <w:t xml:space="preserve">Livestock (poultry caecum)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Diet (3 groups)</w:t>
            </w:r>
          </w:p>
        </w:tc>
        <w:tc>
          <w:tcPr/>
          <w:p>
            <w:pPr>
              <w:pStyle w:val="Compact"/>
            </w:pPr>
            <w:r>
              <w:t xml:space="preserve">6m 41s</w:t>
            </w:r>
          </w:p>
        </w:tc>
        <w:tc>
          <w:tcPr/>
          <w:p>
            <w:pPr>
              <w:pStyle w:val="Compact"/>
            </w:pPr>
            <w:r>
              <w:t xml:space="preserve">1.33 GB</w:t>
            </w:r>
          </w:p>
        </w:tc>
        <w:tc>
          <w:tcPr/>
          <w:p>
            <w:pPr>
              <w:pStyle w:val="Compact"/>
            </w:pPr>
            <w:r>
              <w:t xml:space="preserve">Ground-truth reference; R/02 parsing fix recovers 110 (sample, GENE)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Chicken batch 2</w:t>
            </w:r>
          </w:p>
        </w:tc>
        <w:tc>
          <w:tcPr/>
          <w:p>
            <w:pPr>
              <w:pStyle w:val="Compact"/>
            </w:pPr>
            <w:r>
              <w:t xml:space="preserve">Livestock (poultry caecum)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Treatment × week (4-level)</w:t>
            </w:r>
          </w:p>
        </w:tc>
        <w:tc>
          <w:tcPr/>
          <w:p>
            <w:pPr>
              <w:pStyle w:val="Compact"/>
            </w:pPr>
            <w:r>
              <w:t xml:space="preserve">8m 19s</w:t>
            </w:r>
          </w:p>
        </w:tc>
        <w:tc>
          <w:tcPr/>
          <w:p>
            <w:pPr>
              <w:pStyle w:val="Compact"/>
            </w:pPr>
            <w:r>
              <w:t xml:space="preserve">1.51 GB</w:t>
            </w:r>
          </w:p>
        </w:tc>
        <w:tc>
          <w:tcPr/>
          <w:p>
            <w:pPr>
              <w:pStyle w:val="Compact"/>
            </w:pPr>
            <w:r>
              <w:t xml:space="preserve">Sublinear scaling; denser integrated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wastewater (EG)</w:t>
            </w:r>
          </w:p>
        </w:tc>
        <w:tc>
          <w:tcPr/>
          <w:p>
            <w:pPr>
              <w:pStyle w:val="Compact"/>
            </w:pPr>
            <w:r>
              <w:t xml:space="preserve">Human-clinical + built environment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Wastewater vs tap water</w:t>
            </w:r>
          </w:p>
        </w:tc>
        <w:tc>
          <w:tcPr/>
          <w:p>
            <w:pPr>
              <w:pStyle w:val="Compact"/>
            </w:pPr>
            <w:r>
              <w:t xml:space="preserve">4m 08s</w:t>
            </w:r>
          </w:p>
        </w:tc>
        <w:tc>
          <w:tcPr/>
          <w:p>
            <w:pPr>
              <w:pStyle w:val="Compact"/>
            </w:pPr>
            <w:r>
              <w:t xml:space="preserve">1.98 GB</w:t>
            </w:r>
          </w:p>
        </w:tc>
        <w:tc>
          <w:tcPr/>
          <w:p>
            <w:pPr>
              <w:pStyle w:val="Compact"/>
            </w:pPr>
            <w:r>
              <w:t xml:space="preserve">Wastewater richer and compositionally distinct (PERMANOVA R² = 0.18, p = 3 × 10⁻⁴)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Wetlands (E. Atlantic Flyway)</w:t>
            </w:r>
          </w:p>
        </w:tc>
        <w:tc>
          <w:tcPr/>
          <w:p>
            <w:pPr>
              <w:pStyle w:val="Compact"/>
            </w:pPr>
            <w:r>
              <w:t xml:space="preserve">Wildlife + environment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Impacted vs natural</w:t>
            </w:r>
          </w:p>
        </w:tc>
        <w:tc>
          <w:tcPr/>
          <w:p>
            <w:pPr>
              <w:pStyle w:val="Compact"/>
            </w:pPr>
            <w:r>
              <w:t xml:space="preserve">7m 37s</w:t>
            </w:r>
          </w:p>
        </w:tc>
        <w:tc>
          <w:tcPr/>
          <w:p>
            <w:pPr>
              <w:pStyle w:val="Compact"/>
            </w:pPr>
            <w:r>
              <w:t xml:space="preserve">3.59 GB</w:t>
            </w:r>
          </w:p>
        </w:tc>
        <w:tc>
          <w:tcPr/>
          <w:p>
            <w:pPr>
              <w:pStyle w:val="Compact"/>
            </w:pPr>
            <w:r>
              <w:t xml:space="preserve">Higher virulome load at impacted sites (PERMANOVA R² = 0.088, p_adj = 0.037)</w:t>
            </w:r>
          </w:p>
        </w:tc>
      </w:tr>
    </w:tbl>
    <w:bookmarkEnd w:id="21"/>
    <w:bookmarkStart w:id="22" w:name="X50c7748aa6d421f569a5daf2425c9e7043a6cad"/>
    <w:p>
      <w:pPr>
        <w:pStyle w:val="Heading2"/>
      </w:pPr>
      <w:r>
        <w:t xml:space="preserve">4 Conclusion</w:t>
      </w:r>
    </w:p>
    <w:p>
      <w:pPr>
        <w:pStyle w:val="FirstParagraph"/>
      </w:pPr>
      <w:r>
        <w:t xml:space="preserve">MERIDIAN </w:t>
      </w:r>
      <w:del w:id="100611" w:author="Revision merge (HM+PL)" w:date="2026-09-09T13:15:16Z">
        <w:r>
          <w:delText xml:space="preserve">consolidates</w:delText>
        </w:r>
      </w:del>
      <w:ins w:id="100612" w:author="Revision merge (HM+PL)" w:date="2026-09-09T13:15:16Z">
        <w:r>
          <w:t xml:space="preserve">integrates</w:t>
        </w:r>
      </w:ins>
      <w:r>
        <w:t xml:space="preserve"> community analyses, functional profiling, and an integrated network reconstruction into </w:t>
      </w:r>
      <w:del w:id="100613" w:author="Revision merge (HM+PL)" w:date="2026-09-09T13:15:16Z">
        <w:r>
          <w:delText xml:space="preserve">one</w:delText>
        </w:r>
      </w:del>
      <w:ins w:id="100614" w:author="Revision merge (HM+PL)" w:date="2026-09-09T13:15:16Z">
        <w:r>
          <w:t xml:space="preserve">a single</w:t>
        </w:r>
      </w:ins>
      <w:r>
        <w:t xml:space="preserve"> configuration-driven R </w:t>
      </w:r>
      <w:del w:id="100615" w:author="Revision merge (HM+PL)" w:date="2026-09-09T13:15:16Z">
        <w:r>
          <w:delText xml:space="preserve">project</w:delText>
        </w:r>
      </w:del>
      <w:ins w:id="100616" w:author="Revision merge (HM+PL)" w:date="2026-09-09T13:15:16Z">
        <w:r>
          <w:t xml:space="preserve">workflow</w:t>
        </w:r>
      </w:ins>
      <w:r>
        <w:t xml:space="preserve"> for long-read shotgun metagenomics. Single-thread end-to-end execution completes in minutes with a low memory footprint, scaling sublinearly with cohort size and grouping complexity. </w:t>
      </w:r>
      <w:ins w:id="100617" w:author="Revision merge (HM+PL)" w:date="2026-09-09T13:15:16Z">
        <w:r>
          <w:t xml:space="preserve">Beyond the development cohorts, it has been applied without modification to two independent public cohorts spanning the One Health continuum (hospital wastewater and wetland surveillance). </w:t>
        </w:r>
      </w:ins>
      <w:r>
        <w:t xml:space="preserve">It is </w:t>
      </w:r>
      <w:del w:id="100618" w:author="Revision merge (HM+PL)" w:date="2026-09-09T13:15:16Z">
        <w:r>
          <w:delText xml:space="preserve">in</w:delText>
        </w:r>
      </w:del>
      <w:ins w:id="100619" w:author="Revision merge (HM+PL)" w:date="2026-09-09T13:15:16Z">
        <w:r>
          <w:t xml:space="preserve">currently under</w:t>
        </w:r>
      </w:ins>
      <w:r>
        <w:t xml:space="preserve"> active </w:t>
      </w:r>
      <w:del w:id="100620" w:author="Revision merge (HM+PL)" w:date="2026-09-09T13:15:16Z">
        <w:r>
          <w:delText xml:space="preserve">development;</w:delText>
        </w:r>
      </w:del>
      <w:ins w:id="100621" w:author="Revision merge (HM+PL)" w:date="2026-09-09T13:15:16Z">
        <w:r>
          <w:t xml:space="preserve">development, and</w:t>
        </w:r>
      </w:ins>
      <w:r>
        <w:t xml:space="preserve"> we are releasing this </w:t>
      </w:r>
      <w:del w:id="100622" w:author="Revision merge (HM+PL)" w:date="2026-09-09T13:15:16Z">
        <w:r>
          <w:delText xml:space="preserve">alpha-stage</w:delText>
        </w:r>
      </w:del>
      <w:ins w:id="100623" w:author="Revision merge (HM+PL)" w:date="2026-09-09T13:15:16Z">
        <w:r>
          <w:t xml:space="preserve">alpha</w:t>
        </w:r>
      </w:ins>
      <w:r>
        <w:t xml:space="preserve"> </w:t>
      </w:r>
      <w:del w:id="100624" w:author="Revision merge (HM+PL)" w:date="2026-09-09T13:15:16Z">
        <w:r>
          <w:delText xml:space="preserve">workflow</w:delText>
        </w:r>
      </w:del>
      <w:ins w:id="100625" w:author="Revision merge (HM+PL)" w:date="2026-09-09T13:15:16Z">
        <w:r>
          <w:t xml:space="preserve">version</w:t>
        </w:r>
      </w:ins>
      <w:r>
        <w:t xml:space="preserve"> (v0.1.0) </w:t>
      </w:r>
      <w:del w:id="100626" w:author="Revision merge (HM+PL)" w:date="2026-09-09T13:15:16Z">
        <w:r>
          <w:delText xml:space="preserve">now </w:delText>
        </w:r>
      </w:del>
      <w:r>
        <w:t xml:space="preserve">to </w:t>
      </w:r>
      <w:del w:id="100627" w:author="Revision merge (HM+PL)" w:date="2026-09-09T13:15:16Z">
        <w:r>
          <w:delText xml:space="preserve">invite</w:delText>
        </w:r>
      </w:del>
      <w:ins w:id="100628" w:author="Revision merge (HM+PL)" w:date="2026-09-09T13:15:16Z">
        <w:r>
          <w:t xml:space="preserve">solicit</w:t>
        </w:r>
      </w:ins>
      <w:r>
        <w:t xml:space="preserve"> feedback from </w:t>
      </w:r>
      <w:del w:id="100629" w:author="Revision merge (HM+PL)" w:date="2026-09-09T13:15:16Z">
        <w:r>
          <w:delText xml:space="preserve">groups</w:delText>
        </w:r>
      </w:del>
      <w:ins w:id="100630" w:author="Revision merge (HM+PL)" w:date="2026-09-09T13:15:16Z">
        <w:r>
          <w:t xml:space="preserve">researchers</w:t>
        </w:r>
      </w:ins>
      <w:r>
        <w:t xml:space="preserve"> </w:t>
      </w:r>
      <w:del w:id="100631" w:author="Revision merge (HM+PL)" w:date="2026-09-09T13:15:16Z">
        <w:r>
          <w:delText xml:space="preserve">running</w:delText>
        </w:r>
      </w:del>
      <w:ins w:id="100632" w:author="Revision merge (HM+PL)" w:date="2026-09-09T13:15:16Z">
        <w:r>
          <w:t xml:space="preserve">conducting</w:t>
        </w:r>
      </w:ins>
      <w:r>
        <w:t xml:space="preserve"> comparable </w:t>
      </w:r>
      <w:del w:id="100633" w:author="Revision merge (HM+PL)" w:date="2026-09-09T13:15:16Z">
        <w:r>
          <w:delText xml:space="preserve">analyses.</w:delText>
        </w:r>
      </w:del>
      <w:ins w:id="100634" w:author="Revision merge (HM+PL)" w:date="2026-09-09T13:15:16Z">
        <w:r>
          <w:t xml:space="preserve">long-read metagenomic studies and to guide future development of the workflow.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Acknowledgements.</w:t>
      </w:r>
      <w:r>
        <w:t xml:space="preserve"> The authors thank the </w:t>
      </w:r>
      <w:r>
        <w:rPr>
          <w:b/>
          <w:bCs/>
        </w:rPr>
        <w:t xml:space="preserve">Centre for Innovation in Genomics and Microbiome Sciences (CIGMiS)</w:t>
      </w:r>
      <w:r>
        <w:t xml:space="preserve">, which generated the chicken caecum metagenomics datasets used to develop and validate the pipeline. We are grateful to </w:t>
      </w:r>
      <w:r>
        <w:rPr>
          <w:b/>
          <w:bCs/>
        </w:rPr>
        <w:t xml:space="preserve">colleagues</w:t>
      </w:r>
      <w:r>
        <w:t xml:space="preserve"> for feedback on the configuration interface and Quarto report layout, and to the School of </w:t>
      </w:r>
      <w:del w:id="100635" w:author="Revision merge (HM+PL)" w:date="2026-09-09T13:15:16Z">
        <w:r>
          <w:delText xml:space="preserve">Biomedical</w:delText>
        </w:r>
      </w:del>
      <w:ins w:id="100636" w:author="Revision merge (HM+PL)" w:date="2026-09-09T13:15:16Z">
        <w:r>
          <w:t xml:space="preserve">Medicine</w:t>
        </w:r>
      </w:ins>
      <w:r>
        <w:t xml:space="preserve"> </w:t>
      </w:r>
      <w:del w:id="100637" w:author="Revision merge (HM+PL)" w:date="2026-09-09T13:15:16Z">
        <w:r>
          <w:delText xml:space="preserve">Science</w:delText>
        </w:r>
      </w:del>
      <w:ins w:id="100638" w:author="Revision merge (HM+PL)" w:date="2026-09-09T13:15:16Z">
        <w:r>
          <w:t xml:space="preserve">and Bioscience</w:t>
        </w:r>
      </w:ins>
      <w:r>
        <w:t xml:space="preserve"> at the University of West London for hosting the project. </w:t>
      </w:r>
      <w:r>
        <w:rPr>
          <w:b/>
          <w:bCs/>
        </w:rPr>
        <w:t xml:space="preserve">[Optional: compute providers — e.g. UWL / UCL HPC, cloud credits.]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study was funded by a Vice-Chancellor scholarship provided by the University of West London.</w:t>
      </w:r>
    </w:p>
    <w:p>
      <w:pPr>
        <w:pStyle w:val="BodyText"/>
      </w:pPr>
      <w:r>
        <w:rPr>
          <w:b/>
          <w:bCs/>
        </w:rPr>
        <w:t xml:space="preserve">Conflict of Interest.</w:t>
      </w:r>
      <w:r>
        <w:t xml:space="preserve"> </w:t>
      </w:r>
      <w:r>
        <w:t xml:space="preserve">The authors declare that they have no competing interests.</w:t>
      </w:r>
    </w:p>
    <w:p>
      <w:pPr>
        <w:pStyle w:val="BodyText"/>
        <w:rPr>
          <w:ins w:id="100639" w:author="Revision merge (HM+PL)" w:date="2026-09-09T13:15:16Z"/>
        </w:rPr>
      </w:pPr>
      <w:ins w:id="100640" w:author="Revision merge (HM+PL)" w:date="2026-09-09T13:15:16Z">
        <w:r>
          <w:rPr>
            <w:b/>
            <w:bCs/>
          </w:rPr>
          <w:t xml:space="preserve">Data Availability.</w:t>
        </w:r>
      </w:ins>
      <w:ins w:id="100641" w:author="Revision merge (HM+PL)" w:date="2026-09-09T13:15:16Z">
        <w:r>
          <w:t xml:space="preserve"> </w:t>
        </w:r>
      </w:ins>
      <w:ins w:id="100642" w:author="Revision merge (HM+PL)" w:date="2026-09-09T13:15:16Z">
        <w:r>
          <w:t xml:space="preserve">Sequence data for the primary validation cohort (</w:t>
        </w:r>
      </w:ins>
      <w:ins w:id="100643" w:author="Revision merge (HM+PL)" w:date="2026-09-09T13:15:16Z">
        <w:r>
          <w:rPr>
            <w:rStyle w:val="VerbatimChar"/>
          </w:rPr>
          <w:t xml:space="preserve">Chicken batch 1</w:t>
        </w:r>
      </w:ins>
      <w:ins w:id="100644" w:author="Revision merge (HM+PL)" w:date="2026-09-09T13:15:16Z">
        <w:r>
          <w:t xml:space="preserve">) are available from NCBI under BioProject PRJNA1406192. Data for the second cohort (</w:t>
        </w:r>
      </w:ins>
      <w:ins w:id="100645" w:author="Revision merge (HM+PL)" w:date="2026-09-09T13:15:16Z">
        <w:r>
          <w:rPr>
            <w:rStyle w:val="VerbatimChar"/>
          </w:rPr>
          <w:t xml:space="preserve">Chicken batch 2</w:t>
        </w:r>
      </w:ins>
      <w:ins w:id="100646" w:author="Revision merge (HM+PL)" w:date="2026-09-09T13:15:16Z">
        <w:r>
          <w:t xml:space="preserve">) will be released upon publication of the associated study. The MERIDIAN source code, documentation and configuration examples are available at</w:t>
        </w:r>
      </w:ins>
      <w:ins w:id="100647" w:author="Revision merge (HM+PL)" w:date="2026-09-09T13:15:16Z">
        <w:r>
          <w:t xml:space="preserve"> </w:t>
        </w:r>
      </w:ins>
      <w:ins w:id="100648" w:author="Revision merge (HM+PL)" w:date="2026-09-09T13:15:16Z">
        <w:r>
          <w:rPr>
            <w:rStyle w:val="Hyperlink"/>
          </w:rPr>
          <w:t xml:space="preserve">https://github.com/Julio92-C/Metagenomics_pipeline_automation</w:t>
        </w:r>
      </w:ins>
      <w:ins w:id="100649" w:author="Revision merge (HM+PL)" w:date="2026-09-09T13:15:16Z">
        <w:r>
          <w:t xml:space="preserve"> </w:t>
        </w:r>
      </w:ins>
      <w:ins w:id="100650" w:author="Revision merge (HM+PL)" w:date="2026-09-09T13:15:16Z">
        <w:r>
          <w:t xml:space="preserve">(release v0.1.0).</w:t>
        </w:r>
      </w:ins>
    </w:p>
    <w:p>
      <w:r>
        <w:pict>
          <v:rect style="width:0;height:1.5pt" o:hralign="center" o:hrstd="t" o:hr="t"/>
        </w:pict>
      </w:r>
    </w:p>
    <w:bookmarkEnd w:id="22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Al-Khalaifah H, Rahman MH, Al-Surrayai T, Al-Dhumair A, Al-Hasan M. A One-Health Perspective of Antimicrobial Resistance (AMR): Human, Animals and Environmental Health.</w:t>
      </w:r>
      <w:r>
        <w:t xml:space="preserve"> </w:t>
      </w:r>
      <w:r>
        <w:rPr>
          <w:i/>
          <w:iCs/>
        </w:rPr>
        <w:t xml:space="preserve">Life (Basel)</w:t>
      </w:r>
      <w:r>
        <w:t xml:space="preserve"> </w:t>
      </w:r>
      <w:r>
        <w:t xml:space="preserve">2025;15(10):1598. doi:10.3390/life15101598.</w:t>
      </w:r>
    </w:p>
    <w:p>
      <w:pPr>
        <w:pStyle w:val="Compact"/>
        <w:numPr>
          <w:ilvl w:val="0"/>
          <w:numId w:val="1001"/>
        </w:numPr>
      </w:pPr>
      <w:r>
        <w:t xml:space="preserve">Wood DE, Lu J, Langmead B. Improved metagenomic analysis with Kraken 2.</w:t>
      </w:r>
      <w:r>
        <w:t xml:space="preserve"> </w:t>
      </w:r>
      <w:r>
        <w:rPr>
          <w:i/>
          <w:iCs/>
        </w:rPr>
        <w:t xml:space="preserve">Genome Biol</w:t>
      </w:r>
      <w:r>
        <w:t xml:space="preserve"> </w:t>
      </w:r>
      <w:r>
        <w:t xml:space="preserve">2019;20:257. doi:10.1186/s13059-019-1891-0.</w:t>
      </w:r>
    </w:p>
    <w:p>
      <w:pPr>
        <w:pStyle w:val="Compact"/>
        <w:numPr>
          <w:ilvl w:val="0"/>
          <w:numId w:val="1001"/>
        </w:numPr>
      </w:pPr>
      <w:r>
        <w:t xml:space="preserve">Lu J, Breitwieser FP, Thielen P, Salzberg SL. Bracken: estimating species abundance in metagenomics data.</w:t>
      </w:r>
      <w:r>
        <w:t xml:space="preserve"> </w:t>
      </w:r>
      <w:r>
        <w:rPr>
          <w:i/>
          <w:iCs/>
        </w:rPr>
        <w:t xml:space="preserve">PeerJ Comput Sci</w:t>
      </w:r>
      <w:r>
        <w:t xml:space="preserve"> </w:t>
      </w:r>
      <w:r>
        <w:t xml:space="preserve">2017;3:e104. doi:10.7717/peerj-cs.104.</w:t>
      </w:r>
    </w:p>
    <w:p>
      <w:pPr>
        <w:pStyle w:val="Compact"/>
        <w:numPr>
          <w:ilvl w:val="0"/>
          <w:numId w:val="1001"/>
        </w:numPr>
      </w:pPr>
      <w:r>
        <w:t xml:space="preserve">Seemann T. ABRicate: mass screening of contigs for antimicrobial and virulence genes.</w:t>
      </w:r>
      <w:r>
        <w:t xml:space="preserve"> </w:t>
      </w:r>
      <w:hyperlink r:id="rId23">
        <w:r>
          <w:rPr>
            <w:rStyle w:val="Hyperlink"/>
          </w:rPr>
          <w:t xml:space="preserve">https://github.com/tseemann/abricate</w:t>
        </w:r>
      </w:hyperlink>
      <w:r>
        <w:t xml:space="preserve"> </w:t>
      </w:r>
      <w:r>
        <w:t xml:space="preserve">(accessed 2026-06-23).</w:t>
      </w:r>
    </w:p>
    <w:p>
      <w:pPr>
        <w:pStyle w:val="Compact"/>
        <w:numPr>
          <w:ilvl w:val="0"/>
          <w:numId w:val="1001"/>
        </w:numPr>
      </w:pPr>
      <w:r>
        <w:t xml:space="preserve">Alcock BP, Huynh W, Chalil R, Smith KW, Raphenya AR, Wlodarski MA, et al. CARD 2023: expanded curation, support for machine learning, and resistome prediction at the Comprehensive Antibiotic Resistance Database.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 </w:t>
      </w:r>
      <w:r>
        <w:t xml:space="preserve">2023;51:D690–D699. doi:10.1093/nar/gkac920.</w:t>
      </w:r>
    </w:p>
    <w:p>
      <w:pPr>
        <w:pStyle w:val="Compact"/>
        <w:numPr>
          <w:ilvl w:val="0"/>
          <w:numId w:val="1001"/>
        </w:numPr>
      </w:pPr>
      <w:r>
        <w:t xml:space="preserve">Liu B, Zheng D, Zhou S, Chen L, Yang J. VFDB 2022: a general classification scheme for bacterial virulence factors.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 </w:t>
      </w:r>
      <w:r>
        <w:t xml:space="preserve">2022;50:D912–D917. doi:10.1093/nar/gkab1107.</w:t>
      </w:r>
    </w:p>
    <w:p>
      <w:pPr>
        <w:pStyle w:val="Compact"/>
        <w:numPr>
          <w:ilvl w:val="0"/>
          <w:numId w:val="1001"/>
        </w:numPr>
      </w:pPr>
      <w:r>
        <w:t xml:space="preserve">Carattoli A, Zankari E, García-Fernández A, Voldby Larsen M, Lund O, Villa L, et al. In silico detection and typing of plasmids using PlasmidFinder and plasmid multilocus sequence typing.</w:t>
      </w:r>
      <w:r>
        <w:t xml:space="preserve"> </w:t>
      </w:r>
      <w:r>
        <w:rPr>
          <w:i/>
          <w:iCs/>
        </w:rPr>
        <w:t xml:space="preserve">Antimicrob Agents Chemother</w:t>
      </w:r>
      <w:r>
        <w:t xml:space="preserve"> </w:t>
      </w:r>
      <w:r>
        <w:t xml:space="preserve">2014;58:3895–3903. doi:10.1128/AAC.02412-14.</w:t>
      </w:r>
    </w:p>
    <w:p>
      <w:pPr>
        <w:pStyle w:val="Compact"/>
        <w:numPr>
          <w:ilvl w:val="0"/>
          <w:numId w:val="1001"/>
        </w:numPr>
      </w:pPr>
      <w:r>
        <w:t xml:space="preserve">Martí JM. Recentrifuge: robust comparative analysis and contamination removal for metagenomics.</w:t>
      </w:r>
      <w:r>
        <w:t xml:space="preserve"> </w:t>
      </w:r>
      <w:r>
        <w:rPr>
          <w:i/>
          <w:iCs/>
        </w:rPr>
        <w:t xml:space="preserve">PLoS Comput Biol</w:t>
      </w:r>
      <w:r>
        <w:t xml:space="preserve"> </w:t>
      </w:r>
      <w:r>
        <w:t xml:space="preserve">2019;15:e1006967. doi:10.1371/journal.pcbi.1006967.</w:t>
      </w:r>
    </w:p>
    <w:p>
      <w:pPr>
        <w:pStyle w:val="Compact"/>
        <w:numPr>
          <w:ilvl w:val="0"/>
          <w:numId w:val="1001"/>
        </w:numPr>
      </w:pPr>
      <w:r>
        <w:t xml:space="preserve">Oksanen J, Simpson G, Blanchet F, Kindt R, Legendre P, Minchin P, et al. vegan: Community Ecology Package. R package version 2.7-3, 2026. doi:10.32614/CRAN.package.vegan.</w:t>
      </w:r>
    </w:p>
    <w:p>
      <w:pPr>
        <w:pStyle w:val="Compact"/>
        <w:numPr>
          <w:ilvl w:val="0"/>
          <w:numId w:val="1001"/>
        </w:numPr>
      </w:pPr>
      <w:r>
        <w:t xml:space="preserve">Fernandes AD, Reid JN, Macklaim JM, McMurrough TA, Edgell DR, Gloor GB. Unifying the analysis of high-throughput sequencing datasets: characterizing RNA-seq, 16S rRNA gene sequencing and selective growth experiments by compositional data analysis.</w:t>
      </w:r>
      <w:r>
        <w:t xml:space="preserve"> </w:t>
      </w:r>
      <w:r>
        <w:rPr>
          <w:i/>
          <w:iCs/>
        </w:rPr>
        <w:t xml:space="preserve">Microbiome</w:t>
      </w:r>
      <w:r>
        <w:t xml:space="preserve"> </w:t>
      </w:r>
      <w:r>
        <w:t xml:space="preserve">2014;2:15. doi:10.1186/2049-2618-2-15.</w:t>
      </w:r>
    </w:p>
    <w:p>
      <w:pPr>
        <w:pStyle w:val="Compact"/>
        <w:numPr>
          <w:ilvl w:val="0"/>
          <w:numId w:val="1001"/>
        </w:numPr>
      </w:pPr>
      <w:r>
        <w:t xml:space="preserve">Li Y, Gao Y, Liu X, Mao Y, Wang M, Qin Y, et al. Quantifying antibiotic resistome risks across environmental niches: the L-ARRAP for long-read metagenomic profiling.</w:t>
      </w:r>
      <w:r>
        <w:t xml:space="preserve"> </w:t>
      </w:r>
      <w:r>
        <w:rPr>
          <w:i/>
          <w:iCs/>
        </w:rPr>
        <w:t xml:space="preserve">Brief Bioinform</w:t>
      </w:r>
      <w:r>
        <w:t xml:space="preserve"> </w:t>
      </w:r>
      <w:r>
        <w:t xml:space="preserve">2025;26(5):bbaf535. doi:10.1093/bib/bbaf535.</w:t>
      </w:r>
    </w:p>
    <w:p>
      <w:pPr>
        <w:pStyle w:val="Compact"/>
        <w:numPr>
          <w:ilvl w:val="0"/>
          <w:numId w:val="1001"/>
        </w:numPr>
      </w:pPr>
      <w:r>
        <w:t xml:space="preserve">Theil S, Rifa E. rANOMALY: AmplicoN wOrkflow for Microbial community AnaLYsis.</w:t>
      </w:r>
      <w:r>
        <w:t xml:space="preserve"> </w:t>
      </w:r>
      <w:r>
        <w:rPr>
          <w:i/>
          <w:iCs/>
        </w:rPr>
        <w:t xml:space="preserve">F1000Res</w:t>
      </w:r>
      <w:r>
        <w:t xml:space="preserve"> </w:t>
      </w:r>
      <w:r>
        <w:t xml:space="preserve">2021;10:7. doi:10.12688/f1000research.27268.1.</w:t>
      </w:r>
    </w:p>
    <w:p>
      <w:pPr>
        <w:pStyle w:val="Compact"/>
        <w:numPr>
          <w:ilvl w:val="0"/>
          <w:numId w:val="1001"/>
        </w:numPr>
      </w:pPr>
      <w:r>
        <w:t xml:space="preserve">Allaire JJ, et al. Quarto.</w:t>
      </w:r>
      <w:r>
        <w:t xml:space="preserve"> </w:t>
      </w:r>
      <w:hyperlink r:id="rId24">
        <w:r>
          <w:rPr>
            <w:rStyle w:val="Hyperlink"/>
          </w:rPr>
          <w:t xml:space="preserve">https://quarto.org</w:t>
        </w:r>
      </w:hyperlink>
      <w:r>
        <w:t xml:space="preserve"> </w:t>
      </w:r>
      <w:r>
        <w:t xml:space="preserve">(accessed 2026-06-23).</w:t>
      </w:r>
    </w:p>
    <w:p>
      <w:pPr>
        <w:pStyle w:val="Compact"/>
        <w:numPr>
          <w:ilvl w:val="0"/>
          <w:numId w:val="1001"/>
        </w:numPr>
      </w:pPr>
      <w:r>
        <w:t xml:space="preserve">R Core Team. R: A Language and Environment for Statistical Computing (version 4.5.0). R Foundation for Statistical Computing, Vienna, 2025.</w:t>
      </w:r>
      <w:r>
        <w:t xml:space="preserve"> </w:t>
      </w:r>
      <w:hyperlink r:id="rId2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Pedersen TL. ggraph: An Implementation of Grammar of Graphics for Graphs and Networks. R package version 2.2.2, 2025. doi:10.32614/CRAN.package.ggraph.</w:t>
      </w:r>
    </w:p>
    <w:p>
      <w:pPr>
        <w:pStyle w:val="Compact"/>
        <w:numPr>
          <w:ilvl w:val="0"/>
          <w:numId w:val="1001"/>
        </w:numPr>
      </w:pPr>
      <w:r>
        <w:t xml:space="preserve">Csárdi G, Nepusz T. The igraph software package for complex network research.</w:t>
      </w:r>
      <w:r>
        <w:t xml:space="preserve"> </w:t>
      </w:r>
      <w:r>
        <w:rPr>
          <w:i/>
          <w:iCs/>
        </w:rPr>
        <w:t xml:space="preserve">InterJournal</w:t>
      </w:r>
      <w:r>
        <w:t xml:space="preserve"> </w:t>
      </w:r>
      <w:r>
        <w:t xml:space="preserve">2006;Complex Systems:1695. R package version 2.3.1; doi:10.5281/zenodo.7682609.</w:t>
      </w:r>
      <w:r>
        <w:t xml:space="preserve"> </w:t>
      </w:r>
      <w:hyperlink r:id="rId26">
        <w:r>
          <w:rPr>
            <w:rStyle w:val="Hyperlink"/>
          </w:rPr>
          <w:t xml:space="preserve">https://igraph.org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Allaire JJ, Gandrud C, Russell K, Yetman C. networkD3: D3 JavaScript Network Graphs from R. R package version 0.4.1, 2025. doi:10.32614/CRAN.package.networkD3.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<w:trackChanges/>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<w:zoom w:percent="100" /><w:embedSystemFonts /><w:proofState w:grammar="clean" w:spelling="clean" /><w:stylePaneFormatFilter w:val="0004" /><w:doNotTrackMoves /><w:defaultTabStop w:val="720" /><w:drawingGridHorizontalSpacing w:val="360" /><w:drawingGridVerticalSpacing w:val="360" /><w:displayHorizontalDrawingGridEvery w:val="0" /><w:displayVerticalDrawingGridEvery w:val="0" /><w:characterSpacingControl w:val="doNotCompress" /><w:savePreviewPicture /><w:rsids>
  </w:rsids><w:themeFontLang w:val="en-US" /><w:clrSchemeMapping w:accent1="accent1" w:accent2="accent2" w:accent3="accent3" w:accent4="accent4" w:accent5="accent5" w:accent6="accent6" w:bg1="light1" w:bg2="light2" w:followedHyperlink="followedHyperlink" w:hyperlink="hyperlink" w:t1="dark1" w:t2="dark2" /><w:decimalSymbol w:val="." /><w:listSeparator w:val="," />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hyperlink" Id="rId10" Target="https://github.com/Julio92-C/Metagenomics_pipeline_automation" TargetMode="External" /><Relationship Type="http://schemas.openxmlformats.org/officeDocument/2006/relationships/hyperlink" Id="rId11" Target="https://github.com/Julio92-C/Metagenomics_pipeline_automation/releases/tag/v0.1.0" TargetMode="External" /><Relationship Type="http://schemas.openxmlformats.org/officeDocument/2006/relationships/hyperlink" Id="rId23" Target="https://github.com/tseemann/abricate" TargetMode="External" /><Relationship Type="http://schemas.openxmlformats.org/officeDocument/2006/relationships/hyperlink" Id="rId26" Target="https://igraph.org" TargetMode="External" /><Relationship Type="http://schemas.openxmlformats.org/officeDocument/2006/relationships/hyperlink" Id="rId24" Target="https://quarto.org" TargetMode="External" /><Relationship Type="http://schemas.openxmlformats.org/officeDocument/2006/relationships/hyperlink" Id="rId25" Target="https://www.R-project.org/" TargetMode="External" /><Relationship Type="http://schemas.openxmlformats.org/officeDocument/2006/relationships/hyperlink" Id="rId9" Target="mailto:Hermine.Mkrtchyan@uwl.ac.u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ulio92-C/Metagenomics_pipeline_automation" TargetMode="External" /><Relationship Type="http://schemas.openxmlformats.org/officeDocument/2006/relationships/hyperlink" Id="rId11" Target="https://github.com/Julio92-C/Metagenomics_pipeline_automation/releases/tag/v0.1.0" TargetMode="External" /><Relationship Type="http://schemas.openxmlformats.org/officeDocument/2006/relationships/hyperlink" Id="rId23" Target="https://github.com/tseemann/abricate" TargetMode="External" /><Relationship Type="http://schemas.openxmlformats.org/officeDocument/2006/relationships/hyperlink" Id="rId26" Target="https://igraph.org" TargetMode="External" /><Relationship Type="http://schemas.openxmlformats.org/officeDocument/2006/relationships/hyperlink" Id="rId24" Target="https://quarto.org" TargetMode="External" /><Relationship Type="http://schemas.openxmlformats.org/officeDocument/2006/relationships/hyperlink" Id="rId25" Target="https://www.R-project.org/" TargetMode="External" /><Relationship Type="http://schemas.openxmlformats.org/officeDocument/2006/relationships/hyperlink" Id="rId9" Target="mailto:Hermine.Mkrtchyan@uwl.ac.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2026-09-09T13:15:16Z</dcterms:created>
  <dcterms:modified xsi:type="dcterms:W3CDTF">2026-09-09T13:15:16Z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